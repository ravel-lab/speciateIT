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AB2A5" w14:textId="77777777" w:rsidR="00761A32" w:rsidRDefault="00761A32" w:rsidP="00B42C40">
      <w:pPr>
        <w:widowControl w:val="0"/>
        <w:autoSpaceDE w:val="0"/>
        <w:autoSpaceDN w:val="0"/>
        <w:adjustRightInd w:val="0"/>
        <w:spacing w:line="320" w:lineRule="atLeast"/>
        <w:rPr>
          <w:rFonts w:ascii="Arial" w:eastAsia="Calibri" w:hAnsi="Arial" w:cs="Arial"/>
          <w:sz w:val="20"/>
          <w:szCs w:val="20"/>
        </w:rPr>
      </w:pPr>
      <w:r w:rsidRPr="00677372">
        <w:rPr>
          <w:rFonts w:ascii="Arial" w:eastAsia="Calibri" w:hAnsi="Arial" w:cs="Arial"/>
          <w:sz w:val="20"/>
          <w:szCs w:val="20"/>
        </w:rPr>
        <w:t>Journal</w:t>
      </w:r>
      <w:r w:rsidRPr="00677372">
        <w:rPr>
          <w:rFonts w:ascii="Arial" w:hAnsi="Arial" w:cs="Arial"/>
          <w:sz w:val="20"/>
          <w:szCs w:val="20"/>
        </w:rPr>
        <w:t xml:space="preserve">: </w:t>
      </w:r>
      <w:r w:rsidRPr="00677372">
        <w:rPr>
          <w:rFonts w:ascii="Arial" w:eastAsia="Calibri" w:hAnsi="Arial" w:cs="Arial"/>
          <w:sz w:val="20"/>
          <w:szCs w:val="20"/>
        </w:rPr>
        <w:t>Nature</w:t>
      </w:r>
      <w:r w:rsidRPr="00677372">
        <w:rPr>
          <w:rFonts w:ascii="Arial" w:hAnsi="Arial" w:cs="Arial"/>
          <w:sz w:val="20"/>
          <w:szCs w:val="20"/>
        </w:rPr>
        <w:t xml:space="preserve"> </w:t>
      </w:r>
      <w:r w:rsidRPr="00677372">
        <w:rPr>
          <w:rFonts w:ascii="Arial" w:eastAsia="Calibri" w:hAnsi="Arial" w:cs="Arial"/>
          <w:sz w:val="20"/>
          <w:szCs w:val="20"/>
        </w:rPr>
        <w:t>Methods</w:t>
      </w:r>
    </w:p>
    <w:p w14:paraId="1449B02C" w14:textId="77777777" w:rsidR="00607968" w:rsidRPr="00677372" w:rsidRDefault="00607968" w:rsidP="00B42C40">
      <w:pPr>
        <w:widowControl w:val="0"/>
        <w:autoSpaceDE w:val="0"/>
        <w:autoSpaceDN w:val="0"/>
        <w:adjustRightInd w:val="0"/>
        <w:spacing w:line="320" w:lineRule="atLeast"/>
        <w:rPr>
          <w:rFonts w:ascii="Arial" w:hAnsi="Arial" w:cs="Arial"/>
          <w:sz w:val="20"/>
          <w:szCs w:val="20"/>
        </w:rPr>
      </w:pPr>
    </w:p>
    <w:p w14:paraId="69F840B4" w14:textId="1FEC4EDF" w:rsidR="00607968" w:rsidRDefault="00427E4B" w:rsidP="00B42C40">
      <w:pPr>
        <w:widowControl w:val="0"/>
        <w:autoSpaceDE w:val="0"/>
        <w:autoSpaceDN w:val="0"/>
        <w:adjustRightInd w:val="0"/>
        <w:spacing w:line="320" w:lineRule="atLeast"/>
        <w:rPr>
          <w:rFonts w:ascii="Arial" w:hAnsi="Arial" w:cs="Arial"/>
          <w:sz w:val="20"/>
          <w:szCs w:val="20"/>
        </w:rPr>
      </w:pPr>
      <w:r w:rsidRPr="00677372">
        <w:rPr>
          <w:rFonts w:ascii="Arial" w:eastAsia="Calibri" w:hAnsi="Arial" w:cs="Arial"/>
          <w:sz w:val="20"/>
          <w:szCs w:val="20"/>
        </w:rPr>
        <w:t>Title</w:t>
      </w:r>
      <w:r w:rsidRPr="00677372">
        <w:rPr>
          <w:rFonts w:ascii="Arial" w:hAnsi="Arial" w:cs="Arial"/>
          <w:sz w:val="20"/>
          <w:szCs w:val="20"/>
        </w:rPr>
        <w:t xml:space="preserve">: </w:t>
      </w:r>
      <w:r w:rsidR="00607968">
        <w:rPr>
          <w:rFonts w:ascii="Arial" w:hAnsi="Arial" w:cs="Arial"/>
          <w:sz w:val="20"/>
          <w:szCs w:val="20"/>
        </w:rPr>
        <w:t>10 words or 90 Characters</w:t>
      </w:r>
    </w:p>
    <w:p w14:paraId="1F0EB3AA" w14:textId="66ADC5CE" w:rsidR="00250562" w:rsidRDefault="003C584E" w:rsidP="00B42C40">
      <w:pPr>
        <w:widowControl w:val="0"/>
        <w:autoSpaceDE w:val="0"/>
        <w:autoSpaceDN w:val="0"/>
        <w:adjustRightInd w:val="0"/>
        <w:spacing w:line="320" w:lineRule="atLeast"/>
        <w:rPr>
          <w:rFonts w:ascii="Arial" w:hAnsi="Arial" w:cs="Arial"/>
          <w:sz w:val="20"/>
          <w:szCs w:val="20"/>
        </w:rPr>
      </w:pPr>
      <w:proofErr w:type="spellStart"/>
      <w:r>
        <w:rPr>
          <w:rFonts w:ascii="Arial" w:eastAsia="Calibri" w:hAnsi="Arial" w:cs="Arial"/>
          <w:sz w:val="20"/>
          <w:szCs w:val="20"/>
        </w:rPr>
        <w:t>speciateIT</w:t>
      </w:r>
      <w:proofErr w:type="spellEnd"/>
      <w:r w:rsidR="00DD4EA8" w:rsidRPr="00677372">
        <w:rPr>
          <w:rFonts w:ascii="Arial" w:hAnsi="Arial" w:cs="Arial"/>
          <w:sz w:val="20"/>
          <w:szCs w:val="20"/>
        </w:rPr>
        <w:t>:</w:t>
      </w:r>
      <w:r w:rsidR="00B42C40" w:rsidRPr="00677372">
        <w:rPr>
          <w:rFonts w:ascii="Arial" w:hAnsi="Arial" w:cs="Arial"/>
          <w:sz w:val="20"/>
          <w:szCs w:val="20"/>
        </w:rPr>
        <w:t xml:space="preserve"> </w:t>
      </w:r>
      <w:r w:rsidR="006026AA">
        <w:rPr>
          <w:rFonts w:ascii="Arial" w:hAnsi="Arial" w:cs="Arial"/>
          <w:sz w:val="20"/>
          <w:szCs w:val="20"/>
        </w:rPr>
        <w:t>Novel, f</w:t>
      </w:r>
      <w:r w:rsidR="00D85F76" w:rsidRPr="00677372">
        <w:rPr>
          <w:rFonts w:ascii="Arial" w:hAnsi="Arial" w:cs="Arial"/>
          <w:sz w:val="20"/>
          <w:szCs w:val="20"/>
        </w:rPr>
        <w:t>ast</w:t>
      </w:r>
      <w:r w:rsidR="007E5235" w:rsidRPr="00677372">
        <w:rPr>
          <w:rFonts w:ascii="Arial" w:hAnsi="Arial" w:cs="Arial"/>
          <w:sz w:val="20"/>
          <w:szCs w:val="20"/>
        </w:rPr>
        <w:t xml:space="preserve"> </w:t>
      </w:r>
      <w:r w:rsidR="00CA0D5A">
        <w:rPr>
          <w:rFonts w:ascii="Arial" w:hAnsi="Arial" w:cs="Arial"/>
          <w:sz w:val="20"/>
          <w:szCs w:val="20"/>
        </w:rPr>
        <w:t xml:space="preserve">and accurate </w:t>
      </w:r>
      <w:r w:rsidR="00A32B57">
        <w:rPr>
          <w:rFonts w:ascii="Arial" w:hAnsi="Arial" w:cs="Arial"/>
          <w:sz w:val="20"/>
          <w:szCs w:val="20"/>
        </w:rPr>
        <w:t xml:space="preserve">per sequence </w:t>
      </w:r>
      <w:r w:rsidR="00B42C40" w:rsidRPr="00677372">
        <w:rPr>
          <w:rFonts w:ascii="Arial" w:hAnsi="Arial" w:cs="Arial"/>
          <w:sz w:val="20"/>
          <w:szCs w:val="20"/>
        </w:rPr>
        <w:t>16</w:t>
      </w:r>
      <w:r w:rsidR="00B42C40" w:rsidRPr="00677372">
        <w:rPr>
          <w:rFonts w:ascii="Arial" w:eastAsia="Calibri" w:hAnsi="Arial" w:cs="Arial"/>
          <w:sz w:val="20"/>
          <w:szCs w:val="20"/>
        </w:rPr>
        <w:t>S</w:t>
      </w:r>
      <w:r w:rsidR="00B42C40" w:rsidRPr="00677372">
        <w:rPr>
          <w:rFonts w:ascii="Arial" w:hAnsi="Arial" w:cs="Arial"/>
          <w:sz w:val="20"/>
          <w:szCs w:val="20"/>
        </w:rPr>
        <w:t xml:space="preserve"> </w:t>
      </w:r>
      <w:r w:rsidR="00B42C40" w:rsidRPr="00677372">
        <w:rPr>
          <w:rFonts w:ascii="Arial" w:eastAsia="Calibri" w:hAnsi="Arial" w:cs="Arial"/>
          <w:sz w:val="20"/>
          <w:szCs w:val="20"/>
        </w:rPr>
        <w:t>rRNA</w:t>
      </w:r>
      <w:r w:rsidR="00B42C40" w:rsidRPr="00677372">
        <w:rPr>
          <w:rFonts w:ascii="Arial" w:hAnsi="Arial" w:cs="Arial"/>
          <w:sz w:val="20"/>
          <w:szCs w:val="20"/>
        </w:rPr>
        <w:t xml:space="preserve"> </w:t>
      </w:r>
      <w:r w:rsidR="00B42C40" w:rsidRPr="00677372">
        <w:rPr>
          <w:rFonts w:ascii="Arial" w:eastAsia="Calibri" w:hAnsi="Arial" w:cs="Arial"/>
          <w:sz w:val="20"/>
          <w:szCs w:val="20"/>
        </w:rPr>
        <w:t>gene</w:t>
      </w:r>
      <w:r w:rsidR="00B42C40" w:rsidRPr="00677372">
        <w:rPr>
          <w:rFonts w:ascii="Arial" w:hAnsi="Arial" w:cs="Arial"/>
          <w:sz w:val="20"/>
          <w:szCs w:val="20"/>
        </w:rPr>
        <w:t xml:space="preserve"> </w:t>
      </w:r>
      <w:r w:rsidR="0004487C">
        <w:rPr>
          <w:rFonts w:ascii="Arial" w:hAnsi="Arial" w:cs="Arial"/>
          <w:sz w:val="20"/>
          <w:szCs w:val="20"/>
        </w:rPr>
        <w:t xml:space="preserve">taxonomic </w:t>
      </w:r>
      <w:r w:rsidR="00A32B57">
        <w:rPr>
          <w:rFonts w:ascii="Arial" w:eastAsia="Calibri" w:hAnsi="Arial" w:cs="Arial"/>
          <w:sz w:val="20"/>
          <w:szCs w:val="20"/>
        </w:rPr>
        <w:t>classification</w:t>
      </w:r>
      <w:r w:rsidR="00B42C40" w:rsidRPr="00677372">
        <w:rPr>
          <w:rFonts w:ascii="Arial" w:hAnsi="Arial" w:cs="Arial"/>
          <w:sz w:val="20"/>
          <w:szCs w:val="20"/>
        </w:rPr>
        <w:t xml:space="preserve"> </w:t>
      </w:r>
    </w:p>
    <w:p w14:paraId="6A145621" w14:textId="59CA8790" w:rsidR="00B42C40" w:rsidRPr="00607968" w:rsidRDefault="00607968" w:rsidP="00B42C40">
      <w:pPr>
        <w:widowControl w:val="0"/>
        <w:autoSpaceDE w:val="0"/>
        <w:autoSpaceDN w:val="0"/>
        <w:adjustRightInd w:val="0"/>
        <w:spacing w:line="320" w:lineRule="atLeast"/>
        <w:rPr>
          <w:rFonts w:ascii="Arial" w:hAnsi="Arial" w:cs="Arial"/>
          <w:color w:val="FF0000"/>
          <w:sz w:val="20"/>
          <w:szCs w:val="20"/>
        </w:rPr>
      </w:pPr>
      <w:r>
        <w:rPr>
          <w:rFonts w:ascii="Arial" w:hAnsi="Arial" w:cs="Arial"/>
          <w:color w:val="FF0000"/>
          <w:sz w:val="20"/>
          <w:szCs w:val="20"/>
        </w:rPr>
        <w:t>(</w:t>
      </w:r>
      <w:r w:rsidR="00A32B57">
        <w:rPr>
          <w:rFonts w:ascii="Arial" w:hAnsi="Arial" w:cs="Arial"/>
          <w:color w:val="FF0000"/>
          <w:sz w:val="20"/>
          <w:szCs w:val="20"/>
        </w:rPr>
        <w:t>76</w:t>
      </w:r>
      <w:r>
        <w:rPr>
          <w:rFonts w:ascii="Arial" w:hAnsi="Arial" w:cs="Arial"/>
          <w:color w:val="FF0000"/>
          <w:sz w:val="20"/>
          <w:szCs w:val="20"/>
        </w:rPr>
        <w:t xml:space="preserve"> characters)</w:t>
      </w:r>
    </w:p>
    <w:p w14:paraId="2939294D" w14:textId="77777777" w:rsidR="00B42C40" w:rsidRPr="00677372" w:rsidRDefault="00B42C40" w:rsidP="00B42C40">
      <w:pPr>
        <w:widowControl w:val="0"/>
        <w:autoSpaceDE w:val="0"/>
        <w:autoSpaceDN w:val="0"/>
        <w:adjustRightInd w:val="0"/>
        <w:spacing w:line="320" w:lineRule="atLeast"/>
        <w:rPr>
          <w:rFonts w:ascii="Arial" w:hAnsi="Arial" w:cs="Arial"/>
          <w:sz w:val="20"/>
          <w:szCs w:val="20"/>
        </w:rPr>
      </w:pPr>
    </w:p>
    <w:p w14:paraId="10F22560" w14:textId="77777777" w:rsidR="00427E4B" w:rsidRPr="00677372" w:rsidRDefault="00427E4B" w:rsidP="00F71037">
      <w:pPr>
        <w:widowControl w:val="0"/>
        <w:autoSpaceDE w:val="0"/>
        <w:autoSpaceDN w:val="0"/>
        <w:adjustRightInd w:val="0"/>
        <w:spacing w:line="320" w:lineRule="atLeast"/>
        <w:outlineLvl w:val="0"/>
        <w:rPr>
          <w:rFonts w:ascii="Arial" w:hAnsi="Arial" w:cs="Arial"/>
          <w:sz w:val="20"/>
          <w:szCs w:val="20"/>
        </w:rPr>
      </w:pPr>
      <w:r w:rsidRPr="00677372">
        <w:rPr>
          <w:rFonts w:ascii="Arial" w:eastAsia="Calibri" w:hAnsi="Arial" w:cs="Arial"/>
          <w:sz w:val="20"/>
          <w:szCs w:val="20"/>
        </w:rPr>
        <w:t>Authors</w:t>
      </w:r>
      <w:r w:rsidRPr="00677372">
        <w:rPr>
          <w:rFonts w:ascii="Arial" w:hAnsi="Arial" w:cs="Arial"/>
          <w:sz w:val="20"/>
          <w:szCs w:val="20"/>
        </w:rPr>
        <w:t xml:space="preserve">: </w:t>
      </w:r>
    </w:p>
    <w:p w14:paraId="34908268" w14:textId="77777777" w:rsidR="00F71037" w:rsidRPr="00677372" w:rsidRDefault="00F71037" w:rsidP="00F71037">
      <w:pPr>
        <w:widowControl w:val="0"/>
        <w:autoSpaceDE w:val="0"/>
        <w:autoSpaceDN w:val="0"/>
        <w:adjustRightInd w:val="0"/>
        <w:spacing w:line="320" w:lineRule="atLeast"/>
        <w:outlineLvl w:val="0"/>
        <w:rPr>
          <w:rFonts w:ascii="Arial" w:hAnsi="Arial" w:cs="Arial"/>
          <w:sz w:val="20"/>
          <w:szCs w:val="20"/>
        </w:rPr>
      </w:pPr>
      <w:r w:rsidRPr="00677372">
        <w:rPr>
          <w:rFonts w:ascii="Arial" w:hAnsi="Arial" w:cs="Arial"/>
          <w:sz w:val="20"/>
          <w:szCs w:val="20"/>
        </w:rPr>
        <w:t>Johanna B. Holm, Pawel Gajer, Jacques Ravel</w:t>
      </w:r>
    </w:p>
    <w:p w14:paraId="26E7A1E8" w14:textId="77777777" w:rsidR="00427E4B" w:rsidRPr="00677372" w:rsidRDefault="00427E4B" w:rsidP="00B42C40">
      <w:pPr>
        <w:widowControl w:val="0"/>
        <w:autoSpaceDE w:val="0"/>
        <w:autoSpaceDN w:val="0"/>
        <w:adjustRightInd w:val="0"/>
        <w:spacing w:line="320" w:lineRule="atLeast"/>
        <w:rPr>
          <w:rFonts w:ascii="Arial" w:hAnsi="Arial" w:cs="Arial"/>
          <w:sz w:val="20"/>
          <w:szCs w:val="20"/>
        </w:rPr>
      </w:pPr>
    </w:p>
    <w:p w14:paraId="1F3AF7C2" w14:textId="77777777" w:rsidR="00427E4B" w:rsidRPr="00677372" w:rsidRDefault="00427E4B" w:rsidP="00B42C40">
      <w:pPr>
        <w:widowControl w:val="0"/>
        <w:autoSpaceDE w:val="0"/>
        <w:autoSpaceDN w:val="0"/>
        <w:adjustRightInd w:val="0"/>
        <w:spacing w:line="320" w:lineRule="atLeast"/>
        <w:rPr>
          <w:rFonts w:ascii="Arial" w:hAnsi="Arial" w:cs="Arial"/>
          <w:sz w:val="20"/>
          <w:szCs w:val="20"/>
        </w:rPr>
      </w:pPr>
      <w:r w:rsidRPr="00677372">
        <w:rPr>
          <w:rFonts w:ascii="Arial" w:eastAsia="Calibri" w:hAnsi="Arial" w:cs="Arial"/>
          <w:sz w:val="20"/>
          <w:szCs w:val="20"/>
        </w:rPr>
        <w:t>Affiliations</w:t>
      </w:r>
      <w:r w:rsidRPr="00677372">
        <w:rPr>
          <w:rFonts w:ascii="Arial" w:hAnsi="Arial" w:cs="Arial"/>
          <w:sz w:val="20"/>
          <w:szCs w:val="20"/>
        </w:rPr>
        <w:t xml:space="preserve">: </w:t>
      </w:r>
    </w:p>
    <w:p w14:paraId="0DA3AD33" w14:textId="3BEED09E" w:rsidR="00412802" w:rsidRDefault="00B42C40" w:rsidP="000F5D02">
      <w:pPr>
        <w:widowControl w:val="0"/>
        <w:autoSpaceDE w:val="0"/>
        <w:autoSpaceDN w:val="0"/>
        <w:adjustRightInd w:val="0"/>
        <w:spacing w:line="320" w:lineRule="atLeast"/>
        <w:rPr>
          <w:rFonts w:ascii="Arial" w:hAnsi="Arial" w:cs="Arial"/>
          <w:sz w:val="20"/>
          <w:szCs w:val="20"/>
        </w:rPr>
      </w:pPr>
      <w:r w:rsidRPr="00677372">
        <w:rPr>
          <w:rFonts w:ascii="Arial" w:eastAsia="Calibri" w:hAnsi="Arial" w:cs="Arial"/>
          <w:sz w:val="20"/>
          <w:szCs w:val="20"/>
        </w:rPr>
        <w:t>Institute</w:t>
      </w:r>
      <w:r w:rsidRPr="00677372">
        <w:rPr>
          <w:rFonts w:ascii="Arial" w:hAnsi="Arial" w:cs="Arial"/>
          <w:sz w:val="20"/>
          <w:szCs w:val="20"/>
        </w:rPr>
        <w:t xml:space="preserve"> </w:t>
      </w:r>
      <w:r w:rsidRPr="00677372">
        <w:rPr>
          <w:rFonts w:ascii="Arial" w:eastAsia="Calibri" w:hAnsi="Arial" w:cs="Arial"/>
          <w:sz w:val="20"/>
          <w:szCs w:val="20"/>
        </w:rPr>
        <w:t>for</w:t>
      </w:r>
      <w:r w:rsidRPr="00677372">
        <w:rPr>
          <w:rFonts w:ascii="Arial" w:hAnsi="Arial" w:cs="Arial"/>
          <w:sz w:val="20"/>
          <w:szCs w:val="20"/>
        </w:rPr>
        <w:t xml:space="preserve"> </w:t>
      </w:r>
      <w:r w:rsidRPr="00677372">
        <w:rPr>
          <w:rFonts w:ascii="Arial" w:eastAsia="Calibri" w:hAnsi="Arial" w:cs="Arial"/>
          <w:sz w:val="20"/>
          <w:szCs w:val="20"/>
        </w:rPr>
        <w:t>Genome</w:t>
      </w:r>
      <w:r w:rsidRPr="00677372">
        <w:rPr>
          <w:rFonts w:ascii="Arial" w:hAnsi="Arial" w:cs="Arial"/>
          <w:sz w:val="20"/>
          <w:szCs w:val="20"/>
        </w:rPr>
        <w:t xml:space="preserve"> </w:t>
      </w:r>
      <w:r w:rsidRPr="00677372">
        <w:rPr>
          <w:rFonts w:ascii="Arial" w:eastAsia="Calibri" w:hAnsi="Arial" w:cs="Arial"/>
          <w:sz w:val="20"/>
          <w:szCs w:val="20"/>
        </w:rPr>
        <w:t>Sciences</w:t>
      </w:r>
      <w:r w:rsidRPr="00677372">
        <w:rPr>
          <w:rFonts w:ascii="Arial" w:hAnsi="Arial" w:cs="Arial"/>
          <w:sz w:val="20"/>
          <w:szCs w:val="20"/>
        </w:rPr>
        <w:t xml:space="preserve">, </w:t>
      </w:r>
      <w:r w:rsidRPr="00677372">
        <w:rPr>
          <w:rFonts w:ascii="Arial" w:eastAsia="Calibri" w:hAnsi="Arial" w:cs="Arial"/>
          <w:sz w:val="20"/>
          <w:szCs w:val="20"/>
        </w:rPr>
        <w:t>University</w:t>
      </w:r>
      <w:r w:rsidRPr="00677372">
        <w:rPr>
          <w:rFonts w:ascii="Arial" w:hAnsi="Arial" w:cs="Arial"/>
          <w:sz w:val="20"/>
          <w:szCs w:val="20"/>
        </w:rPr>
        <w:t xml:space="preserve"> </w:t>
      </w:r>
      <w:r w:rsidRPr="00677372">
        <w:rPr>
          <w:rFonts w:ascii="Arial" w:eastAsia="Calibri" w:hAnsi="Arial" w:cs="Arial"/>
          <w:sz w:val="20"/>
          <w:szCs w:val="20"/>
        </w:rPr>
        <w:t>of</w:t>
      </w:r>
      <w:r w:rsidRPr="00677372">
        <w:rPr>
          <w:rFonts w:ascii="Arial" w:hAnsi="Arial" w:cs="Arial"/>
          <w:sz w:val="20"/>
          <w:szCs w:val="20"/>
        </w:rPr>
        <w:t xml:space="preserve"> </w:t>
      </w:r>
      <w:r w:rsidRPr="00677372">
        <w:rPr>
          <w:rFonts w:ascii="Arial" w:eastAsia="Calibri" w:hAnsi="Arial" w:cs="Arial"/>
          <w:sz w:val="20"/>
          <w:szCs w:val="20"/>
        </w:rPr>
        <w:t>Maryland</w:t>
      </w:r>
      <w:r w:rsidRPr="00677372">
        <w:rPr>
          <w:rFonts w:ascii="Arial" w:hAnsi="Arial" w:cs="Arial"/>
          <w:sz w:val="20"/>
          <w:szCs w:val="20"/>
        </w:rPr>
        <w:t xml:space="preserve"> </w:t>
      </w:r>
      <w:r w:rsidRPr="00677372">
        <w:rPr>
          <w:rFonts w:ascii="Arial" w:eastAsia="Calibri" w:hAnsi="Arial" w:cs="Arial"/>
          <w:sz w:val="20"/>
          <w:szCs w:val="20"/>
        </w:rPr>
        <w:t>School</w:t>
      </w:r>
      <w:r w:rsidRPr="00677372">
        <w:rPr>
          <w:rFonts w:ascii="Arial" w:hAnsi="Arial" w:cs="Arial"/>
          <w:sz w:val="20"/>
          <w:szCs w:val="20"/>
        </w:rPr>
        <w:t xml:space="preserve"> </w:t>
      </w:r>
      <w:r w:rsidRPr="00677372">
        <w:rPr>
          <w:rFonts w:ascii="Arial" w:eastAsia="Calibri" w:hAnsi="Arial" w:cs="Arial"/>
          <w:sz w:val="20"/>
          <w:szCs w:val="20"/>
        </w:rPr>
        <w:t>of</w:t>
      </w:r>
      <w:r w:rsidRPr="00677372">
        <w:rPr>
          <w:rFonts w:ascii="Arial" w:hAnsi="Arial" w:cs="Arial"/>
          <w:sz w:val="20"/>
          <w:szCs w:val="20"/>
        </w:rPr>
        <w:t xml:space="preserve"> </w:t>
      </w:r>
      <w:r w:rsidRPr="00677372">
        <w:rPr>
          <w:rFonts w:ascii="Arial" w:eastAsia="Calibri" w:hAnsi="Arial" w:cs="Arial"/>
          <w:sz w:val="20"/>
          <w:szCs w:val="20"/>
        </w:rPr>
        <w:t>Medicine</w:t>
      </w:r>
      <w:r w:rsidRPr="00677372">
        <w:rPr>
          <w:rFonts w:ascii="Arial" w:hAnsi="Arial" w:cs="Arial"/>
          <w:sz w:val="20"/>
          <w:szCs w:val="20"/>
        </w:rPr>
        <w:t xml:space="preserve">, </w:t>
      </w:r>
      <w:r w:rsidRPr="00677372">
        <w:rPr>
          <w:rFonts w:ascii="Arial" w:eastAsia="Calibri" w:hAnsi="Arial" w:cs="Arial"/>
          <w:sz w:val="20"/>
          <w:szCs w:val="20"/>
        </w:rPr>
        <w:t>Baltimore</w:t>
      </w:r>
      <w:r w:rsidRPr="00677372">
        <w:rPr>
          <w:rFonts w:ascii="Arial" w:hAnsi="Arial" w:cs="Arial"/>
          <w:sz w:val="20"/>
          <w:szCs w:val="20"/>
        </w:rPr>
        <w:t xml:space="preserve">, </w:t>
      </w:r>
      <w:r w:rsidRPr="00677372">
        <w:rPr>
          <w:rFonts w:ascii="Arial" w:eastAsia="Calibri" w:hAnsi="Arial" w:cs="Arial"/>
          <w:sz w:val="20"/>
          <w:szCs w:val="20"/>
        </w:rPr>
        <w:t>MD</w:t>
      </w:r>
      <w:r w:rsidRPr="00677372">
        <w:rPr>
          <w:rFonts w:ascii="Arial" w:hAnsi="Arial" w:cs="Arial"/>
          <w:sz w:val="20"/>
          <w:szCs w:val="20"/>
        </w:rPr>
        <w:t xml:space="preserve">, 21201 </w:t>
      </w:r>
      <w:r w:rsidRPr="00677372">
        <w:rPr>
          <w:rFonts w:ascii="Arial" w:eastAsia="Calibri" w:hAnsi="Arial" w:cs="Arial"/>
          <w:sz w:val="20"/>
          <w:szCs w:val="20"/>
        </w:rPr>
        <w:t>USA</w:t>
      </w:r>
      <w:r w:rsidRPr="00677372">
        <w:rPr>
          <w:rFonts w:ascii="Arial" w:hAnsi="Arial" w:cs="Arial"/>
          <w:sz w:val="20"/>
          <w:szCs w:val="20"/>
        </w:rPr>
        <w:t xml:space="preserve">. </w:t>
      </w:r>
    </w:p>
    <w:p w14:paraId="5B383C3E" w14:textId="77777777" w:rsidR="00412802" w:rsidRDefault="00412802" w:rsidP="000F5D02">
      <w:pPr>
        <w:widowControl w:val="0"/>
        <w:autoSpaceDE w:val="0"/>
        <w:autoSpaceDN w:val="0"/>
        <w:adjustRightInd w:val="0"/>
        <w:spacing w:line="320" w:lineRule="atLeast"/>
        <w:rPr>
          <w:rFonts w:ascii="Arial" w:hAnsi="Arial" w:cs="Arial"/>
          <w:sz w:val="20"/>
          <w:szCs w:val="20"/>
        </w:rPr>
      </w:pPr>
    </w:p>
    <w:p w14:paraId="1611EFD9" w14:textId="77777777" w:rsidR="007226A7" w:rsidRDefault="007226A7" w:rsidP="000F5D02">
      <w:pPr>
        <w:widowControl w:val="0"/>
        <w:autoSpaceDE w:val="0"/>
        <w:autoSpaceDN w:val="0"/>
        <w:adjustRightInd w:val="0"/>
        <w:spacing w:line="320" w:lineRule="atLeast"/>
        <w:rPr>
          <w:rFonts w:ascii="Arial" w:hAnsi="Arial" w:cs="Arial"/>
          <w:sz w:val="20"/>
          <w:szCs w:val="20"/>
        </w:rPr>
      </w:pPr>
    </w:p>
    <w:p w14:paraId="44B51A90" w14:textId="3D48F1CE" w:rsidR="00AB60F7" w:rsidRPr="00FF7EB8" w:rsidRDefault="00FF7EB8" w:rsidP="00AB60F7">
      <w:pPr>
        <w:pStyle w:val="Heading3"/>
        <w:shd w:val="clear" w:color="auto" w:fill="FFFFFF"/>
        <w:spacing w:before="0" w:beforeAutospacing="0" w:after="0" w:afterAutospacing="0"/>
        <w:rPr>
          <w:rFonts w:ascii="Palatino" w:hAnsi="Palatino"/>
          <w:b w:val="0"/>
          <w:bCs w:val="0"/>
          <w:color w:val="222222"/>
          <w:spacing w:val="3"/>
          <w:sz w:val="20"/>
          <w:szCs w:val="20"/>
        </w:rPr>
      </w:pPr>
      <w:r>
        <w:rPr>
          <w:rStyle w:val="Strong"/>
          <w:rFonts w:ascii="Palatino" w:hAnsi="Palatino"/>
          <w:b/>
          <w:bCs/>
          <w:color w:val="222222"/>
          <w:spacing w:val="3"/>
          <w:sz w:val="20"/>
          <w:szCs w:val="20"/>
        </w:rPr>
        <w:t xml:space="preserve">To be submitted as a </w:t>
      </w:r>
      <w:r w:rsidR="00AB60F7" w:rsidRPr="00FF7EB8">
        <w:rPr>
          <w:rStyle w:val="Strong"/>
          <w:rFonts w:ascii="Palatino" w:hAnsi="Palatino"/>
          <w:b/>
          <w:bCs/>
          <w:color w:val="222222"/>
          <w:spacing w:val="3"/>
          <w:sz w:val="20"/>
          <w:szCs w:val="20"/>
          <w:u w:val="single"/>
        </w:rPr>
        <w:t>Brief Communication</w:t>
      </w:r>
      <w:r w:rsidRPr="00FF7EB8">
        <w:rPr>
          <w:rStyle w:val="Strong"/>
          <w:rFonts w:ascii="Palatino" w:hAnsi="Palatino"/>
          <w:b/>
          <w:bCs/>
          <w:color w:val="222222"/>
          <w:spacing w:val="3"/>
          <w:sz w:val="20"/>
          <w:szCs w:val="20"/>
          <w:u w:val="single"/>
        </w:rPr>
        <w:t>:</w:t>
      </w:r>
    </w:p>
    <w:p w14:paraId="72C8CF11" w14:textId="77777777" w:rsidR="00AB60F7" w:rsidRPr="00FF7EB8" w:rsidRDefault="00AB60F7" w:rsidP="00AB60F7">
      <w:pPr>
        <w:pStyle w:val="norm"/>
        <w:shd w:val="clear" w:color="auto" w:fill="FFFFFF"/>
        <w:spacing w:before="0" w:beforeAutospacing="0" w:after="420" w:afterAutospacing="0"/>
        <w:rPr>
          <w:rFonts w:ascii="Palatino" w:eastAsiaTheme="minorHAnsi" w:hAnsi="Palatino"/>
          <w:color w:val="222222"/>
          <w:spacing w:val="3"/>
          <w:sz w:val="20"/>
          <w:szCs w:val="20"/>
        </w:rPr>
      </w:pPr>
      <w:r w:rsidRPr="00FF7EB8">
        <w:rPr>
          <w:rFonts w:ascii="Palatino" w:hAnsi="Palatino"/>
          <w:color w:val="222222"/>
          <w:spacing w:val="3"/>
          <w:sz w:val="20"/>
          <w:szCs w:val="20"/>
        </w:rPr>
        <w:t>A Brief Communication is a more concise format used typically to report a significant improvement to a tried-and-tested method, its modification and adaptation to an important original application, or an important new tool or resource of broad interest for the scientific community. This format typically does not exceed 3 printed pages. Brief Communications begin with a brief unreferenced abstract (3 sentences, no more than 70 words), which will appear on Medline. The title is limited to 10 words (or 90 characters). The main text is typically 1,000-1,500 words, including the abstract and contains no headings with the exception of a single heading for Methods to point readers to the online Methods section providing all technical details necessary for the independent reproduction of the methodology. Brief Communications normally have no more than 2 display items, although this may be flexible at the discretion of the editor, provided the page limit is observed. As a guideline, Brief Communications allow up to 20 references, and article titles are omitted from the reference list.</w:t>
      </w:r>
    </w:p>
    <w:p w14:paraId="1CBCA754" w14:textId="77777777" w:rsidR="00AB60F7" w:rsidRPr="00FF7EB8" w:rsidRDefault="00AB60F7" w:rsidP="00AB60F7">
      <w:pPr>
        <w:pStyle w:val="norm"/>
        <w:shd w:val="clear" w:color="auto" w:fill="FFFFFF"/>
        <w:spacing w:before="0" w:beforeAutospacing="0" w:after="420" w:afterAutospacing="0"/>
        <w:rPr>
          <w:rFonts w:ascii="Palatino" w:hAnsi="Palatino"/>
          <w:color w:val="222222"/>
          <w:spacing w:val="3"/>
          <w:sz w:val="20"/>
          <w:szCs w:val="20"/>
        </w:rPr>
      </w:pPr>
      <w:r w:rsidRPr="00FF7EB8">
        <w:rPr>
          <w:rFonts w:ascii="Palatino" w:hAnsi="Palatino"/>
          <w:color w:val="222222"/>
          <w:spacing w:val="3"/>
          <w:sz w:val="20"/>
          <w:szCs w:val="20"/>
        </w:rPr>
        <w:t>Brief Communications include received/accepted dates. They may be accompanied by supplementary information. Brief Communications are peer reviewed, and authors must provide a</w:t>
      </w:r>
      <w:r w:rsidRPr="00FF7EB8">
        <w:rPr>
          <w:rStyle w:val="apple-converted-space"/>
          <w:rFonts w:ascii="Palatino" w:hAnsi="Palatino"/>
          <w:color w:val="222222"/>
          <w:spacing w:val="3"/>
          <w:sz w:val="20"/>
          <w:szCs w:val="20"/>
        </w:rPr>
        <w:t> </w:t>
      </w:r>
      <w:hyperlink r:id="rId5" w:history="1">
        <w:r w:rsidRPr="00FF7EB8">
          <w:rPr>
            <w:rStyle w:val="Hyperlink"/>
            <w:rFonts w:ascii="Palatino" w:hAnsi="Palatino"/>
            <w:color w:val="006699"/>
            <w:spacing w:val="3"/>
            <w:sz w:val="20"/>
            <w:szCs w:val="20"/>
          </w:rPr>
          <w:t>competing financial interests</w:t>
        </w:r>
      </w:hyperlink>
      <w:r w:rsidRPr="00FF7EB8">
        <w:rPr>
          <w:rStyle w:val="apple-converted-space"/>
          <w:rFonts w:ascii="Palatino" w:hAnsi="Palatino"/>
          <w:color w:val="222222"/>
          <w:spacing w:val="3"/>
          <w:sz w:val="20"/>
          <w:szCs w:val="20"/>
        </w:rPr>
        <w:t> </w:t>
      </w:r>
      <w:r w:rsidRPr="00FF7EB8">
        <w:rPr>
          <w:rFonts w:ascii="Palatino" w:hAnsi="Palatino"/>
          <w:color w:val="222222"/>
          <w:spacing w:val="3"/>
          <w:sz w:val="20"/>
          <w:szCs w:val="20"/>
        </w:rPr>
        <w:t>statement before publication.</w:t>
      </w:r>
    </w:p>
    <w:p w14:paraId="2321CF43" w14:textId="1B1BE8FB" w:rsidR="002D4DC2" w:rsidRPr="00677372" w:rsidRDefault="002D4DC2" w:rsidP="000F5D02">
      <w:pPr>
        <w:widowControl w:val="0"/>
        <w:autoSpaceDE w:val="0"/>
        <w:autoSpaceDN w:val="0"/>
        <w:adjustRightInd w:val="0"/>
        <w:spacing w:line="320" w:lineRule="atLeast"/>
        <w:rPr>
          <w:rFonts w:ascii="Arial" w:hAnsi="Arial" w:cs="Arial"/>
          <w:sz w:val="20"/>
          <w:szCs w:val="20"/>
        </w:rPr>
        <w:sectPr w:rsidR="002D4DC2" w:rsidRPr="00677372" w:rsidSect="00B31B40">
          <w:pgSz w:w="12240" w:h="15840"/>
          <w:pgMar w:top="1440" w:right="1440" w:bottom="1440" w:left="1440" w:header="720" w:footer="720" w:gutter="0"/>
          <w:cols w:space="720"/>
          <w:noEndnote/>
        </w:sectPr>
      </w:pPr>
    </w:p>
    <w:p w14:paraId="0B0BD21E" w14:textId="60AAB35B" w:rsidR="005353C6" w:rsidRDefault="008D0113" w:rsidP="00BD400F">
      <w:pPr>
        <w:spacing w:line="360" w:lineRule="auto"/>
        <w:rPr>
          <w:rFonts w:ascii="Arial" w:eastAsia="Calibri" w:hAnsi="Arial" w:cs="Arial"/>
          <w:sz w:val="20"/>
          <w:szCs w:val="20"/>
        </w:rPr>
      </w:pPr>
      <w:r>
        <w:rPr>
          <w:rFonts w:ascii="Arial" w:eastAsia="Calibri" w:hAnsi="Arial" w:cs="Arial"/>
          <w:b/>
          <w:sz w:val="20"/>
          <w:szCs w:val="20"/>
        </w:rPr>
        <w:lastRenderedPageBreak/>
        <w:t>Brief Communication</w:t>
      </w:r>
      <w:r w:rsidR="005353C6">
        <w:rPr>
          <w:rFonts w:ascii="Arial" w:eastAsia="Calibri" w:hAnsi="Arial" w:cs="Arial"/>
          <w:b/>
          <w:sz w:val="20"/>
          <w:szCs w:val="20"/>
        </w:rPr>
        <w:t xml:space="preserve"> </w:t>
      </w:r>
      <w:r w:rsidR="005353C6">
        <w:rPr>
          <w:rFonts w:ascii="Arial" w:eastAsia="Calibri" w:hAnsi="Arial" w:cs="Arial"/>
          <w:sz w:val="20"/>
          <w:szCs w:val="20"/>
        </w:rPr>
        <w:t>1,000-1,500 Words</w:t>
      </w:r>
      <w:r w:rsidR="006A53A3">
        <w:rPr>
          <w:rFonts w:ascii="Arial" w:eastAsia="Calibri" w:hAnsi="Arial" w:cs="Arial"/>
          <w:sz w:val="20"/>
          <w:szCs w:val="20"/>
        </w:rPr>
        <w:t>, including Abstract</w:t>
      </w:r>
      <w:r w:rsidR="00CF46EE">
        <w:rPr>
          <w:rFonts w:ascii="Arial" w:eastAsia="Calibri" w:hAnsi="Arial" w:cs="Arial"/>
          <w:sz w:val="20"/>
          <w:szCs w:val="20"/>
        </w:rPr>
        <w:t xml:space="preserve"> </w:t>
      </w:r>
      <w:r w:rsidR="000F03C6">
        <w:rPr>
          <w:rFonts w:ascii="Arial" w:eastAsia="Calibri" w:hAnsi="Arial" w:cs="Arial"/>
          <w:sz w:val="20"/>
          <w:szCs w:val="20"/>
        </w:rPr>
        <w:t>(</w:t>
      </w:r>
      <w:r w:rsidR="001E7AE3">
        <w:rPr>
          <w:rFonts w:ascii="Arial" w:eastAsia="Calibri" w:hAnsi="Arial" w:cs="Arial"/>
          <w:color w:val="FF0000"/>
          <w:sz w:val="20"/>
          <w:szCs w:val="20"/>
        </w:rPr>
        <w:t>Currently 73</w:t>
      </w:r>
      <w:r w:rsidR="000F03C6" w:rsidRPr="000F03C6">
        <w:rPr>
          <w:rFonts w:ascii="Arial" w:eastAsia="Calibri" w:hAnsi="Arial" w:cs="Arial"/>
          <w:color w:val="FF0000"/>
          <w:sz w:val="20"/>
          <w:szCs w:val="20"/>
        </w:rPr>
        <w:t>3 words</w:t>
      </w:r>
      <w:r w:rsidR="000F03C6">
        <w:rPr>
          <w:rFonts w:ascii="Arial" w:eastAsia="Calibri" w:hAnsi="Arial" w:cs="Arial"/>
          <w:sz w:val="20"/>
          <w:szCs w:val="20"/>
        </w:rPr>
        <w:t>)</w:t>
      </w:r>
    </w:p>
    <w:p w14:paraId="6631C224" w14:textId="77777777" w:rsidR="006A53A3" w:rsidRPr="005353C6" w:rsidRDefault="006A53A3" w:rsidP="00BD400F">
      <w:pPr>
        <w:spacing w:line="360" w:lineRule="auto"/>
        <w:rPr>
          <w:rFonts w:ascii="Arial" w:eastAsia="Calibri" w:hAnsi="Arial" w:cs="Arial"/>
          <w:sz w:val="20"/>
          <w:szCs w:val="20"/>
        </w:rPr>
      </w:pPr>
    </w:p>
    <w:p w14:paraId="5A5CB619" w14:textId="2E425D75" w:rsidR="008D0113" w:rsidRPr="006F1178" w:rsidRDefault="00AB60F7" w:rsidP="006F1178">
      <w:pPr>
        <w:spacing w:line="360" w:lineRule="auto"/>
        <w:rPr>
          <w:rFonts w:ascii="Arial" w:eastAsia="Calibri" w:hAnsi="Arial" w:cs="Arial"/>
          <w:sz w:val="20"/>
          <w:szCs w:val="20"/>
        </w:rPr>
      </w:pPr>
      <w:r>
        <w:rPr>
          <w:rFonts w:ascii="Arial" w:eastAsia="Calibri" w:hAnsi="Arial" w:cs="Arial"/>
          <w:b/>
          <w:sz w:val="20"/>
          <w:szCs w:val="20"/>
        </w:rPr>
        <w:t xml:space="preserve">Abstract </w:t>
      </w:r>
      <w:r w:rsidRPr="007030B8">
        <w:rPr>
          <w:rFonts w:ascii="Arial" w:eastAsia="Calibri" w:hAnsi="Arial" w:cs="Arial"/>
          <w:sz w:val="20"/>
          <w:szCs w:val="20"/>
        </w:rPr>
        <w:t>(3 sentences, no more than 70 words</w:t>
      </w:r>
      <w:r w:rsidR="00A77B92">
        <w:rPr>
          <w:rFonts w:ascii="Arial" w:eastAsia="Calibri" w:hAnsi="Arial" w:cs="Arial"/>
          <w:sz w:val="20"/>
          <w:szCs w:val="20"/>
        </w:rPr>
        <w:t xml:space="preserve">, </w:t>
      </w:r>
      <w:r w:rsidR="00A77B92" w:rsidRPr="00A77B92">
        <w:rPr>
          <w:rFonts w:ascii="Arial" w:eastAsia="Calibri" w:hAnsi="Arial" w:cs="Arial"/>
          <w:color w:val="FF0000"/>
          <w:sz w:val="20"/>
          <w:szCs w:val="20"/>
        </w:rPr>
        <w:t>currently 68 words</w:t>
      </w:r>
      <w:r w:rsidRPr="007030B8">
        <w:rPr>
          <w:rFonts w:ascii="Arial" w:eastAsia="Calibri" w:hAnsi="Arial" w:cs="Arial"/>
          <w:sz w:val="20"/>
          <w:szCs w:val="20"/>
        </w:rPr>
        <w:t>)</w:t>
      </w:r>
      <w:r>
        <w:rPr>
          <w:rFonts w:ascii="Arial" w:eastAsia="Calibri" w:hAnsi="Arial" w:cs="Arial"/>
          <w:sz w:val="20"/>
          <w:szCs w:val="20"/>
        </w:rPr>
        <w:t>:</w:t>
      </w:r>
      <w:r w:rsidR="006F1178">
        <w:rPr>
          <w:rFonts w:ascii="Arial" w:eastAsia="Calibri" w:hAnsi="Arial" w:cs="Arial"/>
          <w:sz w:val="20"/>
          <w:szCs w:val="20"/>
        </w:rPr>
        <w:t xml:space="preserve"> </w:t>
      </w:r>
      <w:commentRangeStart w:id="0"/>
      <w:r w:rsidRPr="00677372">
        <w:rPr>
          <w:rFonts w:ascii="Arial" w:eastAsia="Calibri" w:hAnsi="Arial" w:cs="Arial"/>
          <w:sz w:val="20"/>
          <w:szCs w:val="20"/>
        </w:rPr>
        <w:t>Clustering</w:t>
      </w:r>
      <w:r w:rsidRPr="00677372">
        <w:rPr>
          <w:rFonts w:ascii="Arial" w:hAnsi="Arial" w:cs="Arial"/>
          <w:sz w:val="20"/>
          <w:szCs w:val="20"/>
        </w:rPr>
        <w:t xml:space="preserve"> </w:t>
      </w:r>
      <w:r w:rsidRPr="00677372">
        <w:rPr>
          <w:rFonts w:ascii="Arial" w:eastAsia="Calibri" w:hAnsi="Arial" w:cs="Arial"/>
          <w:sz w:val="20"/>
          <w:szCs w:val="20"/>
        </w:rPr>
        <w:t>of</w:t>
      </w:r>
      <w:r w:rsidRPr="00677372">
        <w:rPr>
          <w:rFonts w:ascii="Arial" w:hAnsi="Arial" w:cs="Arial"/>
          <w:sz w:val="20"/>
          <w:szCs w:val="20"/>
        </w:rPr>
        <w:t xml:space="preserve"> </w:t>
      </w:r>
      <w:r w:rsidRPr="00677372">
        <w:rPr>
          <w:rFonts w:ascii="Arial" w:eastAsia="Calibri" w:hAnsi="Arial" w:cs="Arial"/>
          <w:sz w:val="20"/>
          <w:szCs w:val="20"/>
        </w:rPr>
        <w:t>sequences</w:t>
      </w:r>
      <w:r w:rsidRPr="00677372">
        <w:rPr>
          <w:rFonts w:ascii="Arial" w:hAnsi="Arial" w:cs="Arial"/>
          <w:sz w:val="20"/>
          <w:szCs w:val="20"/>
        </w:rPr>
        <w:t xml:space="preserve"> </w:t>
      </w:r>
      <w:r w:rsidRPr="00677372">
        <w:rPr>
          <w:rFonts w:ascii="Arial" w:eastAsia="Calibri" w:hAnsi="Arial" w:cs="Arial"/>
          <w:sz w:val="20"/>
          <w:szCs w:val="20"/>
        </w:rPr>
        <w:t>into</w:t>
      </w:r>
      <w:r w:rsidRPr="00677372">
        <w:rPr>
          <w:rFonts w:ascii="Arial" w:hAnsi="Arial" w:cs="Arial"/>
          <w:sz w:val="20"/>
          <w:szCs w:val="20"/>
        </w:rPr>
        <w:t xml:space="preserve"> </w:t>
      </w:r>
      <w:r w:rsidRPr="00677372">
        <w:rPr>
          <w:rFonts w:ascii="Arial" w:eastAsia="Calibri" w:hAnsi="Arial" w:cs="Arial"/>
          <w:sz w:val="20"/>
          <w:szCs w:val="20"/>
        </w:rPr>
        <w:t>operational</w:t>
      </w:r>
      <w:r w:rsidRPr="00677372">
        <w:rPr>
          <w:rFonts w:ascii="Arial" w:hAnsi="Arial" w:cs="Arial"/>
          <w:sz w:val="20"/>
          <w:szCs w:val="20"/>
        </w:rPr>
        <w:t xml:space="preserve"> </w:t>
      </w:r>
      <w:r w:rsidRPr="00677372">
        <w:rPr>
          <w:rFonts w:ascii="Arial" w:eastAsia="Calibri" w:hAnsi="Arial" w:cs="Arial"/>
          <w:sz w:val="20"/>
          <w:szCs w:val="20"/>
        </w:rPr>
        <w:t>taxonomic</w:t>
      </w:r>
      <w:r w:rsidRPr="00677372">
        <w:rPr>
          <w:rFonts w:ascii="Arial" w:hAnsi="Arial" w:cs="Arial"/>
          <w:sz w:val="20"/>
          <w:szCs w:val="20"/>
        </w:rPr>
        <w:t xml:space="preserve"> u</w:t>
      </w:r>
      <w:r w:rsidRPr="00677372">
        <w:rPr>
          <w:rFonts w:ascii="Arial" w:eastAsia="Calibri" w:hAnsi="Arial" w:cs="Arial"/>
          <w:sz w:val="20"/>
          <w:szCs w:val="20"/>
        </w:rPr>
        <w:t>nits</w:t>
      </w:r>
      <w:r w:rsidRPr="00677372">
        <w:rPr>
          <w:rFonts w:ascii="Arial" w:hAnsi="Arial" w:cs="Arial"/>
          <w:sz w:val="20"/>
          <w:szCs w:val="20"/>
        </w:rPr>
        <w:t xml:space="preserve"> (</w:t>
      </w:r>
      <w:r w:rsidRPr="00677372">
        <w:rPr>
          <w:rFonts w:ascii="Arial" w:eastAsia="Calibri" w:hAnsi="Arial" w:cs="Arial"/>
          <w:sz w:val="20"/>
          <w:szCs w:val="20"/>
        </w:rPr>
        <w:t>OTUs</w:t>
      </w:r>
      <w:r w:rsidRPr="00677372">
        <w:rPr>
          <w:rFonts w:ascii="Arial" w:hAnsi="Arial" w:cs="Arial"/>
          <w:sz w:val="20"/>
          <w:szCs w:val="20"/>
        </w:rPr>
        <w:t xml:space="preserve">) </w:t>
      </w:r>
      <w:r w:rsidRPr="00677372">
        <w:rPr>
          <w:rFonts w:ascii="Arial" w:eastAsia="Calibri" w:hAnsi="Arial" w:cs="Arial"/>
          <w:sz w:val="20"/>
          <w:szCs w:val="20"/>
        </w:rPr>
        <w:t>has</w:t>
      </w:r>
      <w:r w:rsidRPr="00677372">
        <w:rPr>
          <w:rFonts w:ascii="Arial" w:hAnsi="Arial" w:cs="Arial"/>
          <w:sz w:val="20"/>
          <w:szCs w:val="20"/>
        </w:rPr>
        <w:t xml:space="preserve"> </w:t>
      </w:r>
      <w:r w:rsidRPr="00677372">
        <w:rPr>
          <w:rFonts w:ascii="Arial" w:eastAsia="Calibri" w:hAnsi="Arial" w:cs="Arial"/>
          <w:sz w:val="20"/>
          <w:szCs w:val="20"/>
        </w:rPr>
        <w:t>become</w:t>
      </w:r>
      <w:r w:rsidRPr="00677372">
        <w:rPr>
          <w:rFonts w:ascii="Arial" w:hAnsi="Arial" w:cs="Arial"/>
          <w:sz w:val="20"/>
          <w:szCs w:val="20"/>
        </w:rPr>
        <w:t xml:space="preserve"> </w:t>
      </w:r>
      <w:r w:rsidRPr="00677372">
        <w:rPr>
          <w:rFonts w:ascii="Arial" w:eastAsia="Calibri" w:hAnsi="Arial" w:cs="Arial"/>
          <w:sz w:val="20"/>
          <w:szCs w:val="20"/>
        </w:rPr>
        <w:t>a</w:t>
      </w:r>
      <w:r w:rsidRPr="00677372">
        <w:rPr>
          <w:rFonts w:ascii="Arial" w:hAnsi="Arial" w:cs="Arial"/>
          <w:sz w:val="20"/>
          <w:szCs w:val="20"/>
        </w:rPr>
        <w:t xml:space="preserve"> </w:t>
      </w:r>
      <w:r w:rsidRPr="00677372">
        <w:rPr>
          <w:rFonts w:ascii="Arial" w:eastAsia="Calibri" w:hAnsi="Arial" w:cs="Arial"/>
          <w:sz w:val="20"/>
          <w:szCs w:val="20"/>
        </w:rPr>
        <w:t>mainstream</w:t>
      </w:r>
      <w:r w:rsidRPr="00677372">
        <w:rPr>
          <w:rFonts w:ascii="Arial" w:hAnsi="Arial" w:cs="Arial"/>
          <w:sz w:val="20"/>
          <w:szCs w:val="20"/>
        </w:rPr>
        <w:t xml:space="preserve"> </w:t>
      </w:r>
      <w:r w:rsidRPr="00677372">
        <w:rPr>
          <w:rFonts w:ascii="Arial" w:eastAsia="Calibri" w:hAnsi="Arial" w:cs="Arial"/>
          <w:sz w:val="20"/>
          <w:szCs w:val="20"/>
        </w:rPr>
        <w:t>stopgap</w:t>
      </w:r>
      <w:r w:rsidRPr="00677372">
        <w:rPr>
          <w:rFonts w:ascii="Arial" w:hAnsi="Arial" w:cs="Arial"/>
          <w:sz w:val="20"/>
          <w:szCs w:val="20"/>
        </w:rPr>
        <w:t xml:space="preserve"> </w:t>
      </w:r>
      <w:r w:rsidRPr="00677372">
        <w:rPr>
          <w:rFonts w:ascii="Arial" w:eastAsia="Calibri" w:hAnsi="Arial" w:cs="Arial"/>
          <w:sz w:val="20"/>
          <w:szCs w:val="20"/>
        </w:rPr>
        <w:t>to</w:t>
      </w:r>
      <w:r w:rsidRPr="00677372">
        <w:rPr>
          <w:rFonts w:ascii="Arial" w:hAnsi="Arial" w:cs="Arial"/>
          <w:sz w:val="20"/>
          <w:szCs w:val="20"/>
        </w:rPr>
        <w:t xml:space="preserve"> </w:t>
      </w:r>
      <w:r w:rsidRPr="00677372">
        <w:rPr>
          <w:rFonts w:ascii="Arial" w:eastAsia="Calibri" w:hAnsi="Arial" w:cs="Arial"/>
          <w:sz w:val="20"/>
          <w:szCs w:val="20"/>
        </w:rPr>
        <w:t>taxonomically classifying</w:t>
      </w:r>
      <w:r w:rsidRPr="00677372">
        <w:rPr>
          <w:rFonts w:ascii="Arial" w:hAnsi="Arial" w:cs="Arial"/>
          <w:sz w:val="20"/>
          <w:szCs w:val="20"/>
        </w:rPr>
        <w:t xml:space="preserve"> </w:t>
      </w:r>
      <w:r w:rsidRPr="00677372">
        <w:rPr>
          <w:rFonts w:ascii="Arial" w:eastAsia="Calibri" w:hAnsi="Arial" w:cs="Arial"/>
          <w:sz w:val="20"/>
          <w:szCs w:val="20"/>
        </w:rPr>
        <w:t>large</w:t>
      </w:r>
      <w:r w:rsidRPr="00677372">
        <w:rPr>
          <w:rFonts w:ascii="Arial" w:hAnsi="Arial" w:cs="Arial"/>
          <w:sz w:val="20"/>
          <w:szCs w:val="20"/>
        </w:rPr>
        <w:t xml:space="preserve"> </w:t>
      </w:r>
      <w:r w:rsidRPr="00677372">
        <w:rPr>
          <w:rFonts w:ascii="Arial" w:eastAsia="Calibri" w:hAnsi="Arial" w:cs="Arial"/>
          <w:sz w:val="20"/>
          <w:szCs w:val="20"/>
        </w:rPr>
        <w:t>numbers</w:t>
      </w:r>
      <w:r w:rsidRPr="00677372">
        <w:rPr>
          <w:rFonts w:ascii="Arial" w:hAnsi="Arial" w:cs="Arial"/>
          <w:sz w:val="20"/>
          <w:szCs w:val="20"/>
        </w:rPr>
        <w:t xml:space="preserve"> </w:t>
      </w:r>
      <w:r w:rsidRPr="00677372">
        <w:rPr>
          <w:rFonts w:ascii="Arial" w:eastAsia="Calibri" w:hAnsi="Arial" w:cs="Arial"/>
          <w:sz w:val="20"/>
          <w:szCs w:val="20"/>
        </w:rPr>
        <w:t>of</w:t>
      </w:r>
      <w:r w:rsidRPr="00677372">
        <w:rPr>
          <w:rFonts w:ascii="Arial" w:hAnsi="Arial" w:cs="Arial"/>
          <w:sz w:val="20"/>
          <w:szCs w:val="20"/>
        </w:rPr>
        <w:t xml:space="preserve"> 16</w:t>
      </w:r>
      <w:r w:rsidRPr="00677372">
        <w:rPr>
          <w:rFonts w:ascii="Arial" w:eastAsia="Calibri" w:hAnsi="Arial" w:cs="Arial"/>
          <w:sz w:val="20"/>
          <w:szCs w:val="20"/>
        </w:rPr>
        <w:t>S</w:t>
      </w:r>
      <w:r w:rsidRPr="00677372">
        <w:rPr>
          <w:rFonts w:ascii="Arial" w:hAnsi="Arial" w:cs="Arial"/>
          <w:sz w:val="20"/>
          <w:szCs w:val="20"/>
        </w:rPr>
        <w:t xml:space="preserve"> </w:t>
      </w:r>
      <w:r w:rsidRPr="00677372">
        <w:rPr>
          <w:rFonts w:ascii="Arial" w:eastAsia="Calibri" w:hAnsi="Arial" w:cs="Arial"/>
          <w:sz w:val="20"/>
          <w:szCs w:val="20"/>
        </w:rPr>
        <w:t>rRNA</w:t>
      </w:r>
      <w:r w:rsidRPr="00677372">
        <w:rPr>
          <w:rFonts w:ascii="Arial" w:hAnsi="Arial" w:cs="Arial"/>
          <w:sz w:val="20"/>
          <w:szCs w:val="20"/>
        </w:rPr>
        <w:t xml:space="preserve"> </w:t>
      </w:r>
      <w:r w:rsidRPr="00677372">
        <w:rPr>
          <w:rFonts w:ascii="Arial" w:eastAsia="Calibri" w:hAnsi="Arial" w:cs="Arial"/>
          <w:sz w:val="20"/>
          <w:szCs w:val="20"/>
        </w:rPr>
        <w:t>gene</w:t>
      </w:r>
      <w:r w:rsidRPr="00677372">
        <w:rPr>
          <w:rFonts w:ascii="Arial" w:hAnsi="Arial" w:cs="Arial"/>
          <w:sz w:val="20"/>
          <w:szCs w:val="20"/>
        </w:rPr>
        <w:t xml:space="preserve"> </w:t>
      </w:r>
      <w:r w:rsidRPr="00677372">
        <w:rPr>
          <w:rFonts w:ascii="Arial" w:eastAsia="Calibri" w:hAnsi="Arial" w:cs="Arial"/>
          <w:sz w:val="20"/>
          <w:szCs w:val="20"/>
        </w:rPr>
        <w:t>sequences</w:t>
      </w:r>
      <w:r w:rsidRPr="00677372">
        <w:rPr>
          <w:rFonts w:ascii="Arial" w:hAnsi="Arial" w:cs="Arial"/>
          <w:sz w:val="20"/>
          <w:szCs w:val="20"/>
        </w:rPr>
        <w:t>.</w:t>
      </w:r>
      <w:commentRangeEnd w:id="0"/>
      <w:r w:rsidR="00E329DF">
        <w:rPr>
          <w:rStyle w:val="CommentReference"/>
        </w:rPr>
        <w:commentReference w:id="0"/>
      </w:r>
      <w:r w:rsidRPr="00677372">
        <w:rPr>
          <w:rFonts w:ascii="Arial" w:hAnsi="Arial" w:cs="Arial"/>
          <w:sz w:val="20"/>
          <w:szCs w:val="20"/>
        </w:rPr>
        <w:t xml:space="preserve"> </w:t>
      </w:r>
      <w:r w:rsidR="00E32908">
        <w:rPr>
          <w:rFonts w:ascii="Arial" w:hAnsi="Arial" w:cs="Arial"/>
          <w:sz w:val="20"/>
          <w:szCs w:val="20"/>
        </w:rPr>
        <w:t>We developed</w:t>
      </w:r>
      <w:r w:rsidRPr="00677372">
        <w:rPr>
          <w:rFonts w:ascii="Arial" w:hAnsi="Arial" w:cs="Arial"/>
          <w:sz w:val="20"/>
          <w:szCs w:val="20"/>
        </w:rPr>
        <w:t xml:space="preserve"> </w:t>
      </w:r>
      <w:proofErr w:type="spellStart"/>
      <w:r w:rsidR="003C584E">
        <w:rPr>
          <w:rFonts w:ascii="Arial" w:eastAsia="Calibri" w:hAnsi="Arial" w:cs="Arial"/>
          <w:sz w:val="20"/>
          <w:szCs w:val="20"/>
        </w:rPr>
        <w:t>speciateIT</w:t>
      </w:r>
      <w:proofErr w:type="spellEnd"/>
      <w:r w:rsidR="003C584E">
        <w:rPr>
          <w:rFonts w:ascii="Arial" w:eastAsia="Calibri" w:hAnsi="Arial" w:cs="Arial"/>
          <w:sz w:val="20"/>
          <w:szCs w:val="20"/>
        </w:rPr>
        <w:t xml:space="preserve"> </w:t>
      </w:r>
      <w:r w:rsidR="00283308">
        <w:rPr>
          <w:rFonts w:ascii="Arial" w:eastAsia="Calibri" w:hAnsi="Arial" w:cs="Arial"/>
          <w:sz w:val="20"/>
          <w:szCs w:val="20"/>
        </w:rPr>
        <w:t xml:space="preserve">and </w:t>
      </w:r>
      <w:proofErr w:type="spellStart"/>
      <w:r w:rsidR="003C584E">
        <w:rPr>
          <w:rFonts w:ascii="Arial" w:eastAsia="Calibri" w:hAnsi="Arial" w:cs="Arial"/>
          <w:sz w:val="20"/>
          <w:szCs w:val="20"/>
        </w:rPr>
        <w:t>speciateDB</w:t>
      </w:r>
      <w:proofErr w:type="spellEnd"/>
      <w:r w:rsidRPr="00677372">
        <w:rPr>
          <w:rFonts w:ascii="Arial" w:hAnsi="Arial" w:cs="Arial"/>
          <w:sz w:val="20"/>
          <w:szCs w:val="20"/>
        </w:rPr>
        <w:t xml:space="preserve">, </w:t>
      </w:r>
      <w:r w:rsidRPr="00677372">
        <w:rPr>
          <w:rFonts w:ascii="Arial" w:eastAsia="Calibri" w:hAnsi="Arial" w:cs="Arial"/>
          <w:sz w:val="20"/>
          <w:szCs w:val="20"/>
        </w:rPr>
        <w:t>a</w:t>
      </w:r>
      <w:r w:rsidRPr="00677372">
        <w:rPr>
          <w:rFonts w:ascii="Arial" w:hAnsi="Arial" w:cs="Arial"/>
          <w:sz w:val="20"/>
          <w:szCs w:val="20"/>
        </w:rPr>
        <w:t xml:space="preserve"> </w:t>
      </w:r>
      <w:r w:rsidRPr="00677372">
        <w:rPr>
          <w:rFonts w:ascii="Arial" w:eastAsia="Calibri" w:hAnsi="Arial" w:cs="Arial"/>
          <w:sz w:val="20"/>
          <w:szCs w:val="20"/>
        </w:rPr>
        <w:t>novel</w:t>
      </w:r>
      <w:r w:rsidRPr="00677372">
        <w:rPr>
          <w:rFonts w:ascii="Arial" w:hAnsi="Arial" w:cs="Arial"/>
          <w:sz w:val="20"/>
          <w:szCs w:val="20"/>
        </w:rPr>
        <w:t xml:space="preserve"> taxonomic </w:t>
      </w:r>
      <w:r w:rsidR="007E65EA">
        <w:rPr>
          <w:rFonts w:ascii="Arial" w:hAnsi="Arial" w:cs="Arial"/>
          <w:sz w:val="20"/>
          <w:szCs w:val="20"/>
        </w:rPr>
        <w:t>classification</w:t>
      </w:r>
      <w:r w:rsidRPr="00677372">
        <w:rPr>
          <w:rFonts w:ascii="Arial" w:hAnsi="Arial" w:cs="Arial"/>
          <w:sz w:val="20"/>
          <w:szCs w:val="20"/>
        </w:rPr>
        <w:t xml:space="preserve"> </w:t>
      </w:r>
      <w:r w:rsidRPr="00677372">
        <w:rPr>
          <w:rFonts w:ascii="Arial" w:eastAsia="Calibri" w:hAnsi="Arial" w:cs="Arial"/>
          <w:sz w:val="20"/>
          <w:szCs w:val="20"/>
        </w:rPr>
        <w:t>tool</w:t>
      </w:r>
      <w:r w:rsidRPr="00677372">
        <w:rPr>
          <w:rFonts w:ascii="Arial" w:hAnsi="Arial" w:cs="Arial"/>
          <w:sz w:val="20"/>
          <w:szCs w:val="20"/>
        </w:rPr>
        <w:t xml:space="preserve"> </w:t>
      </w:r>
      <w:r w:rsidRPr="00677372">
        <w:rPr>
          <w:rFonts w:ascii="Arial" w:eastAsia="Calibri" w:hAnsi="Arial" w:cs="Arial"/>
          <w:sz w:val="20"/>
          <w:szCs w:val="20"/>
        </w:rPr>
        <w:t>which</w:t>
      </w:r>
      <w:r w:rsidRPr="00677372">
        <w:rPr>
          <w:rFonts w:ascii="Arial" w:hAnsi="Arial" w:cs="Arial"/>
          <w:sz w:val="20"/>
          <w:szCs w:val="20"/>
        </w:rPr>
        <w:t xml:space="preserve"> </w:t>
      </w:r>
      <w:r w:rsidRPr="00677372">
        <w:rPr>
          <w:rFonts w:ascii="Arial" w:eastAsia="Calibri" w:hAnsi="Arial" w:cs="Arial"/>
          <w:sz w:val="20"/>
          <w:szCs w:val="20"/>
        </w:rPr>
        <w:t>rapidly</w:t>
      </w:r>
      <w:r w:rsidRPr="00677372">
        <w:rPr>
          <w:rFonts w:ascii="Arial" w:hAnsi="Arial" w:cs="Arial"/>
          <w:sz w:val="20"/>
          <w:szCs w:val="20"/>
        </w:rPr>
        <w:t xml:space="preserve"> </w:t>
      </w:r>
      <w:r w:rsidRPr="00677372">
        <w:rPr>
          <w:rFonts w:ascii="Arial" w:eastAsia="Calibri" w:hAnsi="Arial" w:cs="Arial"/>
          <w:sz w:val="20"/>
          <w:szCs w:val="20"/>
        </w:rPr>
        <w:t>and</w:t>
      </w:r>
      <w:r w:rsidRPr="00677372">
        <w:rPr>
          <w:rFonts w:ascii="Arial" w:hAnsi="Arial" w:cs="Arial"/>
          <w:sz w:val="20"/>
          <w:szCs w:val="20"/>
        </w:rPr>
        <w:t xml:space="preserve"> </w:t>
      </w:r>
      <w:r w:rsidRPr="00677372">
        <w:rPr>
          <w:rFonts w:ascii="Arial" w:eastAsia="Calibri" w:hAnsi="Arial" w:cs="Arial"/>
          <w:sz w:val="20"/>
          <w:szCs w:val="20"/>
        </w:rPr>
        <w:t>accurately</w:t>
      </w:r>
      <w:r w:rsidRPr="00677372">
        <w:rPr>
          <w:rFonts w:ascii="Arial" w:hAnsi="Arial" w:cs="Arial"/>
          <w:sz w:val="20"/>
          <w:szCs w:val="20"/>
        </w:rPr>
        <w:t xml:space="preserve"> </w:t>
      </w:r>
      <w:r w:rsidRPr="00677372">
        <w:rPr>
          <w:rFonts w:ascii="Arial" w:eastAsia="Calibri" w:hAnsi="Arial" w:cs="Arial"/>
          <w:sz w:val="20"/>
          <w:szCs w:val="20"/>
        </w:rPr>
        <w:t>classifies</w:t>
      </w:r>
      <w:r w:rsidRPr="00677372">
        <w:rPr>
          <w:rFonts w:ascii="Arial" w:hAnsi="Arial" w:cs="Arial"/>
          <w:sz w:val="20"/>
          <w:szCs w:val="20"/>
        </w:rPr>
        <w:t xml:space="preserve"> </w:t>
      </w:r>
      <w:r w:rsidRPr="00677372">
        <w:rPr>
          <w:rFonts w:ascii="Arial" w:eastAsia="Calibri" w:hAnsi="Arial" w:cs="Arial"/>
          <w:sz w:val="20"/>
          <w:szCs w:val="20"/>
        </w:rPr>
        <w:t>individual</w:t>
      </w:r>
      <w:r w:rsidRPr="00677372">
        <w:rPr>
          <w:rFonts w:ascii="Arial" w:hAnsi="Arial" w:cs="Arial"/>
          <w:sz w:val="20"/>
          <w:szCs w:val="20"/>
        </w:rPr>
        <w:t xml:space="preserve"> </w:t>
      </w:r>
      <w:r>
        <w:rPr>
          <w:rFonts w:ascii="Arial" w:hAnsi="Arial" w:cs="Arial"/>
          <w:sz w:val="20"/>
          <w:szCs w:val="20"/>
        </w:rPr>
        <w:t xml:space="preserve">amplicon </w:t>
      </w:r>
      <w:r w:rsidRPr="00677372">
        <w:rPr>
          <w:rFonts w:ascii="Arial" w:eastAsia="Calibri" w:hAnsi="Arial" w:cs="Arial"/>
          <w:sz w:val="20"/>
          <w:szCs w:val="20"/>
        </w:rPr>
        <w:t>sequences</w:t>
      </w:r>
      <w:r>
        <w:rPr>
          <w:rFonts w:ascii="Arial" w:eastAsia="Calibri" w:hAnsi="Arial" w:cs="Arial"/>
          <w:sz w:val="20"/>
          <w:szCs w:val="20"/>
        </w:rPr>
        <w:t xml:space="preserve"> (</w:t>
      </w:r>
      <w:r w:rsidRPr="00A32E5D">
        <w:rPr>
          <w:rFonts w:ascii="Arial" w:eastAsia="Calibri" w:hAnsi="Arial" w:cs="Arial"/>
          <w:sz w:val="20"/>
          <w:szCs w:val="20"/>
        </w:rPr>
        <w:t>https://github.com/Ravel-Laboratory/</w:t>
      </w:r>
      <w:r w:rsidR="003C584E">
        <w:rPr>
          <w:rFonts w:ascii="Arial" w:eastAsia="Calibri" w:hAnsi="Arial" w:cs="Arial"/>
          <w:sz w:val="20"/>
          <w:szCs w:val="20"/>
        </w:rPr>
        <w:t>speciateIT</w:t>
      </w:r>
      <w:r>
        <w:rPr>
          <w:rFonts w:ascii="Arial" w:eastAsia="Calibri" w:hAnsi="Arial" w:cs="Arial"/>
          <w:sz w:val="20"/>
          <w:szCs w:val="20"/>
        </w:rPr>
        <w:t>)</w:t>
      </w:r>
      <w:r w:rsidRPr="00677372">
        <w:rPr>
          <w:rFonts w:ascii="Arial" w:hAnsi="Arial" w:cs="Arial"/>
          <w:sz w:val="20"/>
          <w:szCs w:val="20"/>
        </w:rPr>
        <w:t xml:space="preserve">. </w:t>
      </w:r>
      <w:r w:rsidRPr="00677372">
        <w:rPr>
          <w:rFonts w:ascii="Arial" w:eastAsia="Calibri" w:hAnsi="Arial" w:cs="Arial"/>
          <w:sz w:val="20"/>
          <w:szCs w:val="20"/>
        </w:rPr>
        <w:t>We</w:t>
      </w:r>
      <w:r w:rsidRPr="00677372">
        <w:rPr>
          <w:rFonts w:ascii="Arial" w:hAnsi="Arial" w:cs="Arial"/>
          <w:sz w:val="20"/>
          <w:szCs w:val="20"/>
        </w:rPr>
        <w:t xml:space="preserve"> </w:t>
      </w:r>
      <w:r w:rsidRPr="00677372">
        <w:rPr>
          <w:rFonts w:ascii="Arial" w:eastAsia="Calibri" w:hAnsi="Arial" w:cs="Arial"/>
          <w:sz w:val="20"/>
          <w:szCs w:val="20"/>
        </w:rPr>
        <w:t>show</w:t>
      </w:r>
      <w:r w:rsidRPr="00677372">
        <w:rPr>
          <w:rFonts w:ascii="Arial" w:hAnsi="Arial" w:cs="Arial"/>
          <w:sz w:val="20"/>
          <w:szCs w:val="20"/>
        </w:rPr>
        <w:t xml:space="preserve"> </w:t>
      </w:r>
      <w:r w:rsidRPr="00677372">
        <w:rPr>
          <w:rFonts w:ascii="Arial" w:eastAsia="Calibri" w:hAnsi="Arial" w:cs="Arial"/>
          <w:sz w:val="20"/>
          <w:szCs w:val="20"/>
        </w:rPr>
        <w:t>that</w:t>
      </w:r>
      <w:r w:rsidRPr="00677372">
        <w:rPr>
          <w:rFonts w:ascii="Arial" w:hAnsi="Arial" w:cs="Arial"/>
          <w:sz w:val="20"/>
          <w:szCs w:val="20"/>
        </w:rPr>
        <w:t xml:space="preserve"> </w:t>
      </w:r>
      <w:r w:rsidRPr="00677372">
        <w:rPr>
          <w:rFonts w:ascii="Arial" w:eastAsia="Calibri" w:hAnsi="Arial" w:cs="Arial"/>
          <w:sz w:val="20"/>
          <w:szCs w:val="20"/>
        </w:rPr>
        <w:t>this</w:t>
      </w:r>
      <w:r w:rsidRPr="00677372">
        <w:rPr>
          <w:rFonts w:ascii="Arial" w:hAnsi="Arial" w:cs="Arial"/>
          <w:sz w:val="20"/>
          <w:szCs w:val="20"/>
        </w:rPr>
        <w:t xml:space="preserve"> </w:t>
      </w:r>
      <w:r w:rsidRPr="00677372">
        <w:rPr>
          <w:rFonts w:ascii="Arial" w:eastAsia="Calibri" w:hAnsi="Arial" w:cs="Arial"/>
          <w:sz w:val="20"/>
          <w:szCs w:val="20"/>
        </w:rPr>
        <w:t>method</w:t>
      </w:r>
      <w:r w:rsidRPr="00677372">
        <w:rPr>
          <w:rFonts w:ascii="Arial" w:hAnsi="Arial" w:cs="Arial"/>
          <w:sz w:val="20"/>
          <w:szCs w:val="20"/>
        </w:rPr>
        <w:t xml:space="preserve"> </w:t>
      </w:r>
      <w:r w:rsidRPr="00677372">
        <w:rPr>
          <w:rFonts w:ascii="Arial" w:eastAsia="Calibri" w:hAnsi="Arial" w:cs="Arial"/>
          <w:sz w:val="20"/>
          <w:szCs w:val="20"/>
        </w:rPr>
        <w:t>requires</w:t>
      </w:r>
      <w:r w:rsidRPr="00677372">
        <w:rPr>
          <w:rFonts w:ascii="Arial" w:hAnsi="Arial" w:cs="Arial"/>
          <w:sz w:val="20"/>
          <w:szCs w:val="20"/>
        </w:rPr>
        <w:t xml:space="preserve"> </w:t>
      </w:r>
      <w:r w:rsidR="00E32908">
        <w:rPr>
          <w:rFonts w:ascii="Arial" w:eastAsia="Calibri" w:hAnsi="Arial" w:cs="Arial"/>
          <w:sz w:val="20"/>
          <w:szCs w:val="20"/>
        </w:rPr>
        <w:t>minimal</w:t>
      </w:r>
      <w:r w:rsidR="00E32908" w:rsidRPr="00677372">
        <w:rPr>
          <w:rFonts w:ascii="Arial" w:hAnsi="Arial" w:cs="Arial"/>
          <w:sz w:val="20"/>
          <w:szCs w:val="20"/>
        </w:rPr>
        <w:t xml:space="preserve"> </w:t>
      </w:r>
      <w:r w:rsidRPr="00677372">
        <w:rPr>
          <w:rFonts w:ascii="Arial" w:eastAsia="Calibri" w:hAnsi="Arial" w:cs="Arial"/>
          <w:sz w:val="20"/>
          <w:szCs w:val="20"/>
        </w:rPr>
        <w:t>computational</w:t>
      </w:r>
      <w:r w:rsidRPr="00677372">
        <w:rPr>
          <w:rFonts w:ascii="Arial" w:hAnsi="Arial" w:cs="Arial"/>
          <w:sz w:val="20"/>
          <w:szCs w:val="20"/>
        </w:rPr>
        <w:t xml:space="preserve"> </w:t>
      </w:r>
      <w:r w:rsidRPr="00677372">
        <w:rPr>
          <w:rFonts w:ascii="Arial" w:eastAsia="Calibri" w:hAnsi="Arial" w:cs="Arial"/>
          <w:sz w:val="20"/>
          <w:szCs w:val="20"/>
        </w:rPr>
        <w:t>resources</w:t>
      </w:r>
      <w:r w:rsidRPr="00677372">
        <w:rPr>
          <w:rFonts w:ascii="Arial" w:hAnsi="Arial" w:cs="Arial"/>
          <w:sz w:val="20"/>
          <w:szCs w:val="20"/>
        </w:rPr>
        <w:t xml:space="preserve"> </w:t>
      </w:r>
      <w:r w:rsidR="00BF2FFB">
        <w:rPr>
          <w:rFonts w:ascii="Arial" w:hAnsi="Arial" w:cs="Arial"/>
          <w:sz w:val="20"/>
          <w:szCs w:val="20"/>
        </w:rPr>
        <w:t>relative to</w:t>
      </w:r>
      <w:r w:rsidR="00EB2DB6">
        <w:rPr>
          <w:rFonts w:ascii="Arial" w:hAnsi="Arial" w:cs="Arial"/>
          <w:sz w:val="20"/>
          <w:szCs w:val="20"/>
        </w:rPr>
        <w:t xml:space="preserve"> other</w:t>
      </w:r>
      <w:r w:rsidRPr="00677372">
        <w:rPr>
          <w:rFonts w:ascii="Arial" w:hAnsi="Arial" w:cs="Arial"/>
          <w:sz w:val="20"/>
          <w:szCs w:val="20"/>
        </w:rPr>
        <w:t xml:space="preserve"> </w:t>
      </w:r>
      <w:r w:rsidRPr="00677372">
        <w:rPr>
          <w:rFonts w:ascii="Arial" w:eastAsia="Calibri" w:hAnsi="Arial" w:cs="Arial"/>
          <w:sz w:val="20"/>
          <w:szCs w:val="20"/>
        </w:rPr>
        <w:t>algorithms</w:t>
      </w:r>
      <w:r w:rsidR="00E32908">
        <w:rPr>
          <w:rFonts w:ascii="Arial" w:eastAsia="Calibri" w:hAnsi="Arial" w:cs="Arial"/>
          <w:sz w:val="20"/>
          <w:szCs w:val="20"/>
        </w:rPr>
        <w:t xml:space="preserve"> and afford</w:t>
      </w:r>
      <w:r w:rsidR="00BF2FFB">
        <w:rPr>
          <w:rFonts w:ascii="Arial" w:eastAsia="Calibri" w:hAnsi="Arial" w:cs="Arial"/>
          <w:sz w:val="20"/>
          <w:szCs w:val="20"/>
        </w:rPr>
        <w:t>s</w:t>
      </w:r>
      <w:r w:rsidR="00E32908">
        <w:rPr>
          <w:rFonts w:ascii="Arial" w:eastAsia="Calibri" w:hAnsi="Arial" w:cs="Arial"/>
          <w:sz w:val="20"/>
          <w:szCs w:val="20"/>
        </w:rPr>
        <w:t xml:space="preserve"> accurate species level classification.</w:t>
      </w:r>
    </w:p>
    <w:p w14:paraId="64971DF7" w14:textId="77777777" w:rsidR="00F91EEE" w:rsidRDefault="00F91EEE" w:rsidP="006729AB">
      <w:pPr>
        <w:spacing w:line="360" w:lineRule="auto"/>
        <w:rPr>
          <w:rFonts w:ascii="Arial" w:eastAsia="Calibri" w:hAnsi="Arial" w:cs="Arial"/>
          <w:b/>
          <w:sz w:val="20"/>
          <w:szCs w:val="20"/>
        </w:rPr>
      </w:pPr>
    </w:p>
    <w:p w14:paraId="76731394" w14:textId="6EB5CEE5" w:rsidR="002D03D5" w:rsidRDefault="00F91EEE" w:rsidP="006729AB">
      <w:pPr>
        <w:spacing w:line="360" w:lineRule="auto"/>
        <w:rPr>
          <w:rFonts w:ascii="Arial" w:eastAsia="Calibri" w:hAnsi="Arial" w:cs="Arial"/>
          <w:b/>
          <w:sz w:val="20"/>
          <w:szCs w:val="20"/>
        </w:rPr>
      </w:pPr>
      <w:r>
        <w:rPr>
          <w:rFonts w:ascii="Arial" w:eastAsia="Calibri" w:hAnsi="Arial" w:cs="Arial"/>
          <w:b/>
          <w:sz w:val="20"/>
          <w:szCs w:val="20"/>
        </w:rPr>
        <w:t>Main Text</w:t>
      </w:r>
    </w:p>
    <w:p w14:paraId="48C1243F" w14:textId="6807973D" w:rsidR="00DE03D4" w:rsidRPr="00677372" w:rsidRDefault="00DE03D4" w:rsidP="006729AB">
      <w:pPr>
        <w:spacing w:line="360" w:lineRule="auto"/>
        <w:rPr>
          <w:rFonts w:ascii="Arial" w:hAnsi="Arial" w:cs="Arial"/>
          <w:sz w:val="20"/>
          <w:szCs w:val="20"/>
        </w:rPr>
      </w:pPr>
      <w:commentRangeStart w:id="1"/>
      <w:r w:rsidRPr="00DE03D4">
        <w:rPr>
          <w:rFonts w:ascii="Arial" w:hAnsi="Arial" w:cs="Arial"/>
          <w:sz w:val="20"/>
          <w:szCs w:val="20"/>
        </w:rPr>
        <w:t>High-throughput next generation sequencing</w:t>
      </w:r>
      <w:r w:rsidR="00DC1DD2">
        <w:rPr>
          <w:rFonts w:ascii="Arial" w:hAnsi="Arial" w:cs="Arial"/>
          <w:sz w:val="20"/>
          <w:szCs w:val="20"/>
        </w:rPr>
        <w:t xml:space="preserve"> </w:t>
      </w:r>
      <w:r w:rsidR="00DC1DD2" w:rsidRPr="00DE03D4">
        <w:rPr>
          <w:rFonts w:ascii="Arial" w:hAnsi="Arial" w:cs="Arial"/>
          <w:sz w:val="20"/>
          <w:szCs w:val="20"/>
        </w:rPr>
        <w:t xml:space="preserve">has revolutionized </w:t>
      </w:r>
      <w:r w:rsidR="00DC1DD2">
        <w:rPr>
          <w:rFonts w:ascii="Arial" w:hAnsi="Arial" w:cs="Arial"/>
          <w:sz w:val="20"/>
          <w:szCs w:val="20"/>
        </w:rPr>
        <w:t>the field</w:t>
      </w:r>
      <w:r w:rsidR="000F5545">
        <w:rPr>
          <w:rFonts w:ascii="Arial" w:hAnsi="Arial" w:cs="Arial"/>
          <w:sz w:val="20"/>
          <w:szCs w:val="20"/>
        </w:rPr>
        <w:t xml:space="preserve"> of </w:t>
      </w:r>
      <w:proofErr w:type="spellStart"/>
      <w:r w:rsidR="000F5545">
        <w:rPr>
          <w:rFonts w:ascii="Arial" w:hAnsi="Arial" w:cs="Arial"/>
          <w:sz w:val="20"/>
          <w:szCs w:val="20"/>
        </w:rPr>
        <w:t>metataxonomics</w:t>
      </w:r>
      <w:proofErr w:type="spellEnd"/>
      <w:r w:rsidRPr="00DE03D4">
        <w:rPr>
          <w:rFonts w:ascii="Arial" w:hAnsi="Arial" w:cs="Arial"/>
          <w:sz w:val="20"/>
          <w:szCs w:val="20"/>
        </w:rPr>
        <w:t xml:space="preserve"> by producing millions of sequences at an affordable cost</w:t>
      </w:r>
      <w:r>
        <w:rPr>
          <w:rFonts w:ascii="Arial" w:hAnsi="Arial" w:cs="Arial"/>
          <w:sz w:val="20"/>
          <w:szCs w:val="20"/>
        </w:rPr>
        <w:t xml:space="preserve">, increasing </w:t>
      </w:r>
      <w:r w:rsidRPr="00DE03D4">
        <w:rPr>
          <w:rFonts w:ascii="Arial" w:hAnsi="Arial" w:cs="Arial"/>
          <w:sz w:val="20"/>
          <w:szCs w:val="20"/>
        </w:rPr>
        <w:t xml:space="preserve">the depth at which </w:t>
      </w:r>
      <w:r w:rsidR="009102E2">
        <w:rPr>
          <w:rFonts w:ascii="Arial" w:hAnsi="Arial" w:cs="Arial"/>
          <w:sz w:val="20"/>
          <w:szCs w:val="20"/>
        </w:rPr>
        <w:t xml:space="preserve">microbial </w:t>
      </w:r>
      <w:r w:rsidRPr="00DE03D4">
        <w:rPr>
          <w:rFonts w:ascii="Arial" w:hAnsi="Arial" w:cs="Arial"/>
          <w:sz w:val="20"/>
          <w:szCs w:val="20"/>
        </w:rPr>
        <w:t>communities are characterized. However, large sequence datasets</w:t>
      </w:r>
      <w:r w:rsidR="00163096">
        <w:rPr>
          <w:rFonts w:ascii="Arial" w:hAnsi="Arial" w:cs="Arial"/>
          <w:sz w:val="20"/>
          <w:szCs w:val="20"/>
        </w:rPr>
        <w:t xml:space="preserve"> have</w:t>
      </w:r>
      <w:r w:rsidRPr="00DE03D4">
        <w:rPr>
          <w:rFonts w:ascii="Arial" w:hAnsi="Arial" w:cs="Arial"/>
          <w:sz w:val="20"/>
          <w:szCs w:val="20"/>
        </w:rPr>
        <w:t xml:space="preserve"> led to new challenges such as high computational cost</w:t>
      </w:r>
      <w:r>
        <w:rPr>
          <w:rFonts w:ascii="Arial" w:hAnsi="Arial" w:cs="Arial"/>
          <w:sz w:val="20"/>
          <w:szCs w:val="20"/>
        </w:rPr>
        <w:t>s</w:t>
      </w:r>
      <w:r w:rsidRPr="00DE03D4">
        <w:rPr>
          <w:rFonts w:ascii="Arial" w:hAnsi="Arial" w:cs="Arial"/>
          <w:sz w:val="20"/>
          <w:szCs w:val="20"/>
        </w:rPr>
        <w:t xml:space="preserve"> associated with </w:t>
      </w:r>
      <w:r>
        <w:rPr>
          <w:rFonts w:ascii="Arial" w:hAnsi="Arial" w:cs="Arial"/>
          <w:sz w:val="20"/>
          <w:szCs w:val="20"/>
        </w:rPr>
        <w:t>data analyse</w:t>
      </w:r>
      <w:r w:rsidRPr="00DE03D4">
        <w:rPr>
          <w:rFonts w:ascii="Arial" w:hAnsi="Arial" w:cs="Arial"/>
          <w:sz w:val="20"/>
          <w:szCs w:val="20"/>
        </w:rPr>
        <w:t>s</w:t>
      </w:r>
      <w:r w:rsidR="00F8401F">
        <w:rPr>
          <w:rFonts w:ascii="Arial" w:hAnsi="Arial" w:cs="Arial"/>
          <w:sz w:val="20"/>
          <w:szCs w:val="20"/>
        </w:rPr>
        <w:t xml:space="preserve"> and accurate taxonomic classification</w:t>
      </w:r>
      <w:r w:rsidRPr="00DE03D4">
        <w:rPr>
          <w:rFonts w:ascii="Arial" w:hAnsi="Arial" w:cs="Arial"/>
          <w:sz w:val="20"/>
          <w:szCs w:val="20"/>
        </w:rPr>
        <w:t xml:space="preserve">. </w:t>
      </w:r>
      <w:proofErr w:type="spellStart"/>
      <w:r w:rsidRPr="00DE03D4">
        <w:rPr>
          <w:rFonts w:ascii="Arial" w:hAnsi="Arial" w:cs="Arial"/>
          <w:sz w:val="20"/>
          <w:szCs w:val="20"/>
        </w:rPr>
        <w:t>Bioinformaticists</w:t>
      </w:r>
      <w:proofErr w:type="spellEnd"/>
      <w:r w:rsidRPr="00DE03D4">
        <w:rPr>
          <w:rFonts w:ascii="Arial" w:hAnsi="Arial" w:cs="Arial"/>
          <w:sz w:val="20"/>
          <w:szCs w:val="20"/>
        </w:rPr>
        <w:t xml:space="preserve"> have developed novel</w:t>
      </w:r>
      <w:r>
        <w:rPr>
          <w:rFonts w:ascii="Arial" w:hAnsi="Arial" w:cs="Arial"/>
          <w:sz w:val="20"/>
          <w:szCs w:val="20"/>
        </w:rPr>
        <w:t xml:space="preserve"> sequence</w:t>
      </w:r>
      <w:r w:rsidRPr="00DE03D4">
        <w:rPr>
          <w:rFonts w:ascii="Arial" w:hAnsi="Arial" w:cs="Arial"/>
          <w:sz w:val="20"/>
          <w:szCs w:val="20"/>
        </w:rPr>
        <w:t xml:space="preserve"> clustering algorithm</w:t>
      </w:r>
      <w:r>
        <w:rPr>
          <w:rFonts w:ascii="Arial" w:hAnsi="Arial" w:cs="Arial"/>
          <w:sz w:val="20"/>
          <w:szCs w:val="20"/>
        </w:rPr>
        <w:t>s</w:t>
      </w:r>
      <w:r w:rsidRPr="00DE03D4">
        <w:rPr>
          <w:rFonts w:ascii="Arial" w:hAnsi="Arial" w:cs="Arial"/>
          <w:sz w:val="20"/>
          <w:szCs w:val="20"/>
        </w:rPr>
        <w:t xml:space="preserve"> </w:t>
      </w:r>
      <w:r w:rsidR="0048213F">
        <w:rPr>
          <w:rFonts w:ascii="Arial" w:hAnsi="Arial" w:cs="Arial"/>
          <w:sz w:val="20"/>
          <w:szCs w:val="20"/>
        </w:rPr>
        <w:t>w</w:t>
      </w:r>
      <w:r w:rsidR="00E44E47">
        <w:rPr>
          <w:rFonts w:ascii="Arial" w:hAnsi="Arial" w:cs="Arial"/>
          <w:sz w:val="20"/>
          <w:szCs w:val="20"/>
        </w:rPr>
        <w:t>hich</w:t>
      </w:r>
      <w:r w:rsidR="002944C9">
        <w:rPr>
          <w:rFonts w:ascii="Arial" w:hAnsi="Arial" w:cs="Arial"/>
          <w:sz w:val="20"/>
          <w:szCs w:val="20"/>
        </w:rPr>
        <w:t xml:space="preserve"> either</w:t>
      </w:r>
      <w:r w:rsidRPr="00DE03D4">
        <w:rPr>
          <w:rFonts w:ascii="Arial" w:hAnsi="Arial" w:cs="Arial"/>
          <w:sz w:val="20"/>
          <w:szCs w:val="20"/>
        </w:rPr>
        <w:t xml:space="preserve"> produce</w:t>
      </w:r>
      <w:r w:rsidR="00E51181">
        <w:rPr>
          <w:rFonts w:ascii="Arial" w:hAnsi="Arial" w:cs="Arial"/>
          <w:sz w:val="20"/>
          <w:szCs w:val="20"/>
        </w:rPr>
        <w:t>,</w:t>
      </w:r>
      <w:r w:rsidRPr="00DE03D4">
        <w:rPr>
          <w:rFonts w:ascii="Arial" w:hAnsi="Arial" w:cs="Arial"/>
          <w:sz w:val="20"/>
          <w:szCs w:val="20"/>
        </w:rPr>
        <w:t xml:space="preserve"> </w:t>
      </w:r>
      <w:r w:rsidR="00E51181">
        <w:rPr>
          <w:rFonts w:ascii="Arial" w:hAnsi="Arial" w:cs="Arial"/>
          <w:sz w:val="20"/>
          <w:szCs w:val="20"/>
        </w:rPr>
        <w:t xml:space="preserve">for a given similarity threshold, </w:t>
      </w:r>
      <w:r w:rsidRPr="00DE03D4">
        <w:rPr>
          <w:rFonts w:ascii="Arial" w:hAnsi="Arial" w:cs="Arial"/>
          <w:sz w:val="20"/>
          <w:szCs w:val="20"/>
        </w:rPr>
        <w:t>group</w:t>
      </w:r>
      <w:r>
        <w:rPr>
          <w:rFonts w:ascii="Arial" w:hAnsi="Arial" w:cs="Arial"/>
          <w:sz w:val="20"/>
          <w:szCs w:val="20"/>
        </w:rPr>
        <w:t>s</w:t>
      </w:r>
      <w:r w:rsidRPr="00DE03D4">
        <w:rPr>
          <w:rFonts w:ascii="Arial" w:hAnsi="Arial" w:cs="Arial"/>
          <w:sz w:val="20"/>
          <w:szCs w:val="20"/>
        </w:rPr>
        <w:t xml:space="preserve"> of sequences </w:t>
      </w:r>
      <w:r w:rsidR="00832EF3">
        <w:rPr>
          <w:rFonts w:ascii="Arial" w:hAnsi="Arial" w:cs="Arial"/>
          <w:sz w:val="20"/>
          <w:szCs w:val="20"/>
        </w:rPr>
        <w:t>known as</w:t>
      </w:r>
      <w:r>
        <w:rPr>
          <w:rFonts w:ascii="Arial" w:hAnsi="Arial" w:cs="Arial"/>
          <w:sz w:val="20"/>
          <w:szCs w:val="20"/>
        </w:rPr>
        <w:t xml:space="preserve"> </w:t>
      </w:r>
      <w:r w:rsidRPr="00DE03D4">
        <w:rPr>
          <w:rFonts w:ascii="Arial" w:hAnsi="Arial" w:cs="Arial"/>
          <w:sz w:val="20"/>
          <w:szCs w:val="20"/>
        </w:rPr>
        <w:t>operational taxonomic units (OTU</w:t>
      </w:r>
      <w:r>
        <w:rPr>
          <w:rFonts w:ascii="Arial" w:hAnsi="Arial" w:cs="Arial"/>
          <w:sz w:val="20"/>
          <w:szCs w:val="20"/>
        </w:rPr>
        <w:t>s</w:t>
      </w:r>
      <w:r w:rsidR="008A5370">
        <w:rPr>
          <w:rStyle w:val="CommentReference"/>
          <w:sz w:val="20"/>
          <w:szCs w:val="20"/>
        </w:rPr>
        <w:t>)</w:t>
      </w:r>
      <w:r w:rsidR="00504C87">
        <w:rPr>
          <w:rStyle w:val="CommentReference"/>
          <w:sz w:val="20"/>
          <w:szCs w:val="20"/>
        </w:rPr>
        <w:fldChar w:fldCharType="begin">
          <w:fldData xml:space="preserve">PEVuZE5vdGU+PENpdGU+PEF1dGhvcj5TY2hsb3NzPC9BdXRob3I+PFllYXI+MjAwNTwvWWVhcj48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</w:fldData>
        </w:fldChar>
      </w:r>
      <w:r w:rsidR="00EA1A6A">
        <w:rPr>
          <w:rStyle w:val="CommentReference"/>
          <w:sz w:val="20"/>
          <w:szCs w:val="20"/>
        </w:rPr>
        <w:instrText xml:space="preserve"> ADDIN EN.CITE </w:instrText>
      </w:r>
      <w:r w:rsidR="00EA1A6A">
        <w:rPr>
          <w:rStyle w:val="CommentReference"/>
          <w:sz w:val="20"/>
          <w:szCs w:val="20"/>
        </w:rPr>
        <w:fldChar w:fldCharType="begin">
          <w:fldData xml:space="preserve">PEVuZE5vdGU+PENpdGU+PEF1dGhvcj5TY2hsb3NzPC9BdXRob3I+PFllYXI+MjAwNTwvWWVhcj48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</w:fldData>
        </w:fldChar>
      </w:r>
      <w:r w:rsidR="00EA1A6A">
        <w:rPr>
          <w:rStyle w:val="CommentReference"/>
          <w:sz w:val="20"/>
          <w:szCs w:val="20"/>
        </w:rPr>
        <w:instrText xml:space="preserve"> ADDIN EN.CITE.DATA </w:instrText>
      </w:r>
      <w:r w:rsidR="00EA1A6A">
        <w:rPr>
          <w:rStyle w:val="CommentReference"/>
          <w:sz w:val="20"/>
          <w:szCs w:val="20"/>
        </w:rPr>
      </w:r>
      <w:r w:rsidR="00EA1A6A">
        <w:rPr>
          <w:rStyle w:val="CommentReference"/>
          <w:sz w:val="20"/>
          <w:szCs w:val="20"/>
        </w:rPr>
        <w:fldChar w:fldCharType="end"/>
      </w:r>
      <w:r w:rsidR="00504C87">
        <w:rPr>
          <w:rStyle w:val="CommentReference"/>
          <w:sz w:val="20"/>
          <w:szCs w:val="20"/>
        </w:rPr>
      </w:r>
      <w:r w:rsidR="00504C87">
        <w:rPr>
          <w:rStyle w:val="CommentReference"/>
          <w:sz w:val="20"/>
          <w:szCs w:val="20"/>
        </w:rPr>
        <w:fldChar w:fldCharType="separate"/>
      </w:r>
      <w:r w:rsidR="00504C87">
        <w:rPr>
          <w:rStyle w:val="CommentReference"/>
          <w:noProof/>
          <w:sz w:val="20"/>
          <w:szCs w:val="20"/>
        </w:rPr>
        <w:t>[1-3]</w:t>
      </w:r>
      <w:r w:rsidR="00504C87">
        <w:rPr>
          <w:rStyle w:val="CommentReference"/>
          <w:sz w:val="20"/>
          <w:szCs w:val="20"/>
        </w:rPr>
        <w:fldChar w:fldCharType="end"/>
      </w:r>
      <w:r w:rsidR="008A5370">
        <w:rPr>
          <w:rFonts w:ascii="Arial" w:hAnsi="Arial" w:cs="Arial"/>
          <w:sz w:val="20"/>
          <w:szCs w:val="20"/>
        </w:rPr>
        <w:t xml:space="preserve">, </w:t>
      </w:r>
      <w:r w:rsidR="0013602A">
        <w:rPr>
          <w:rFonts w:ascii="Arial" w:hAnsi="Arial" w:cs="Arial"/>
          <w:sz w:val="20"/>
          <w:szCs w:val="20"/>
        </w:rPr>
        <w:t>or</w:t>
      </w:r>
      <w:r w:rsidR="008A5370">
        <w:rPr>
          <w:rFonts w:ascii="Arial" w:hAnsi="Arial" w:cs="Arial"/>
          <w:sz w:val="20"/>
          <w:szCs w:val="20"/>
        </w:rPr>
        <w:t xml:space="preserve"> </w:t>
      </w:r>
      <w:r w:rsidR="00E51181">
        <w:rPr>
          <w:rFonts w:ascii="Arial" w:hAnsi="Arial" w:cs="Arial"/>
          <w:sz w:val="20"/>
          <w:szCs w:val="20"/>
        </w:rPr>
        <w:t>reduce sequencing errors and minimize noise in the data</w:t>
      </w:r>
      <w:r w:rsidR="00F50F62">
        <w:rPr>
          <w:rFonts w:ascii="Arial" w:hAnsi="Arial" w:cs="Arial"/>
          <w:sz w:val="20"/>
          <w:szCs w:val="20"/>
        </w:rPr>
        <w:t xml:space="preserve"> </w:t>
      </w:r>
      <w:r w:rsidR="008A5370">
        <w:rPr>
          <w:rFonts w:ascii="Arial" w:hAnsi="Arial" w:cs="Arial"/>
          <w:sz w:val="20"/>
          <w:szCs w:val="20"/>
        </w:rPr>
        <w:fldChar w:fldCharType="begin">
          <w:fldData xml:space="preserve">PEVuZE5vdGU+PENpdGU+PEF1dGhvcj5DYWxsYWhhbjwvQXV0aG9yPjxZZWFyPjIwMTY8L1llYXI+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==
</w:fldData>
        </w:fldChar>
      </w:r>
      <w:r w:rsidR="0047787B">
        <w:rPr>
          <w:rFonts w:ascii="Arial" w:hAnsi="Arial" w:cs="Arial"/>
          <w:sz w:val="20"/>
          <w:szCs w:val="20"/>
        </w:rPr>
        <w:instrText xml:space="preserve"> ADDIN EN.CITE </w:instrText>
      </w:r>
      <w:r w:rsidR="0047787B">
        <w:rPr>
          <w:rFonts w:ascii="Arial" w:hAnsi="Arial" w:cs="Arial"/>
          <w:sz w:val="20"/>
          <w:szCs w:val="20"/>
        </w:rPr>
        <w:fldChar w:fldCharType="begin">
          <w:fldData xml:space="preserve">PEVuZE5vdGU+PENpdGU+PEF1dGhvcj5DYWxsYWhhbjwvQXV0aG9yPjxZZWFyPjIwMTY8L1llYXI+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==
</w:fldData>
        </w:fldChar>
      </w:r>
      <w:r w:rsidR="0047787B">
        <w:rPr>
          <w:rFonts w:ascii="Arial" w:hAnsi="Arial" w:cs="Arial"/>
          <w:sz w:val="20"/>
          <w:szCs w:val="20"/>
        </w:rPr>
        <w:instrText xml:space="preserve"> ADDIN EN.CITE.DATA </w:instrText>
      </w:r>
      <w:r w:rsidR="0047787B">
        <w:rPr>
          <w:rFonts w:ascii="Arial" w:hAnsi="Arial" w:cs="Arial"/>
          <w:sz w:val="20"/>
          <w:szCs w:val="20"/>
        </w:rPr>
      </w:r>
      <w:r w:rsidR="0047787B">
        <w:rPr>
          <w:rFonts w:ascii="Arial" w:hAnsi="Arial" w:cs="Arial"/>
          <w:sz w:val="20"/>
          <w:szCs w:val="20"/>
        </w:rPr>
        <w:fldChar w:fldCharType="end"/>
      </w:r>
      <w:r w:rsidR="008A5370">
        <w:rPr>
          <w:rFonts w:ascii="Arial" w:hAnsi="Arial" w:cs="Arial"/>
          <w:sz w:val="20"/>
          <w:szCs w:val="20"/>
        </w:rPr>
      </w:r>
      <w:r w:rsidR="008A5370">
        <w:rPr>
          <w:rFonts w:ascii="Arial" w:hAnsi="Arial" w:cs="Arial"/>
          <w:sz w:val="20"/>
          <w:szCs w:val="20"/>
        </w:rPr>
        <w:fldChar w:fldCharType="separate"/>
      </w:r>
      <w:r w:rsidR="0047787B">
        <w:rPr>
          <w:rFonts w:ascii="Arial" w:hAnsi="Arial" w:cs="Arial"/>
          <w:noProof/>
          <w:sz w:val="20"/>
          <w:szCs w:val="20"/>
        </w:rPr>
        <w:t>[4-7]</w:t>
      </w:r>
      <w:r w:rsidR="008A5370">
        <w:rPr>
          <w:rFonts w:ascii="Arial" w:hAnsi="Arial" w:cs="Arial"/>
          <w:sz w:val="20"/>
          <w:szCs w:val="20"/>
        </w:rPr>
        <w:fldChar w:fldCharType="end"/>
      </w:r>
      <w:r w:rsidR="008A5370">
        <w:rPr>
          <w:rFonts w:ascii="Arial" w:hAnsi="Arial" w:cs="Arial"/>
          <w:sz w:val="20"/>
          <w:szCs w:val="20"/>
        </w:rPr>
        <w:t>.</w:t>
      </w:r>
      <w:r w:rsidR="002D0FC1">
        <w:rPr>
          <w:rFonts w:ascii="Arial" w:hAnsi="Arial" w:cs="Arial"/>
          <w:sz w:val="20"/>
          <w:szCs w:val="20"/>
        </w:rPr>
        <w:t xml:space="preserve"> These approaches have proven useful, though</w:t>
      </w:r>
      <w:r w:rsidR="00012316">
        <w:rPr>
          <w:rFonts w:ascii="Arial" w:hAnsi="Arial" w:cs="Arial"/>
          <w:sz w:val="20"/>
          <w:szCs w:val="20"/>
        </w:rPr>
        <w:t xml:space="preserve"> noise reduction/</w:t>
      </w:r>
      <w:r w:rsidR="006E1C40">
        <w:rPr>
          <w:rFonts w:ascii="Arial" w:hAnsi="Arial" w:cs="Arial"/>
          <w:sz w:val="20"/>
          <w:szCs w:val="20"/>
        </w:rPr>
        <w:t xml:space="preserve">error </w:t>
      </w:r>
      <w:r w:rsidR="00012316">
        <w:rPr>
          <w:rFonts w:ascii="Arial" w:hAnsi="Arial" w:cs="Arial"/>
          <w:sz w:val="20"/>
          <w:szCs w:val="20"/>
        </w:rPr>
        <w:t xml:space="preserve">correction may </w:t>
      </w:r>
      <w:r w:rsidR="006E1C40">
        <w:rPr>
          <w:rFonts w:ascii="Arial" w:hAnsi="Arial" w:cs="Arial"/>
          <w:sz w:val="20"/>
          <w:szCs w:val="20"/>
        </w:rPr>
        <w:t xml:space="preserve">artificially </w:t>
      </w:r>
      <w:r w:rsidR="00012316">
        <w:rPr>
          <w:rFonts w:ascii="Arial" w:hAnsi="Arial" w:cs="Arial"/>
          <w:sz w:val="20"/>
          <w:szCs w:val="20"/>
        </w:rPr>
        <w:t>remove</w:t>
      </w:r>
      <w:r w:rsidR="002D0FC1">
        <w:rPr>
          <w:rFonts w:ascii="Arial" w:hAnsi="Arial" w:cs="Arial"/>
          <w:sz w:val="20"/>
          <w:szCs w:val="20"/>
        </w:rPr>
        <w:t xml:space="preserve"> </w:t>
      </w:r>
      <w:r w:rsidR="006E1C40">
        <w:rPr>
          <w:rFonts w:ascii="Arial" w:hAnsi="Arial" w:cs="Arial"/>
          <w:sz w:val="20"/>
          <w:szCs w:val="20"/>
        </w:rPr>
        <w:t xml:space="preserve">or produce diversity </w:t>
      </w:r>
      <w:r w:rsidR="006E1C40">
        <w:rPr>
          <w:rFonts w:ascii="Arial" w:hAnsi="Arial" w:cs="Arial"/>
          <w:sz w:val="20"/>
          <w:szCs w:val="20"/>
        </w:rPr>
        <w:fldChar w:fldCharType="begin"/>
      </w:r>
      <w:r w:rsidR="00504C87">
        <w:rPr>
          <w:rFonts w:ascii="Arial" w:hAnsi="Arial" w:cs="Arial"/>
          <w:sz w:val="20"/>
          <w:szCs w:val="20"/>
        </w:rPr>
        <w:instrText xml:space="preserve"> ADDIN EN.CITE &lt;EndNote&gt;&lt;Cite&gt;&lt;Author&gt;Amir&lt;/Author&gt;&lt;Year&gt;2017&lt;/Year&gt;&lt;RecNum&gt;3482&lt;/RecNum&gt;&lt;DisplayText&gt;[6]&lt;/DisplayText&gt;&lt;record&gt;&lt;rec-number&gt;3482&lt;/rec-number&gt;&lt;foreign-keys&gt;&lt;key app="EN" db-id="0evp2evdkfxv9yefvs3pat2bszawwvve020p" timestamp="1518440361"&gt;3482&lt;/key&gt;&lt;/foreign-keys&gt;&lt;ref-type name="Bill"&gt;4&lt;/ref-type&gt;&lt;contributors&gt;&lt;authors&gt;&lt;author&gt;Amir, Amnon&lt;/author&gt;&lt;author&gt;McDonald, Daniel&lt;/author&gt;&lt;author&gt;Navas-Molina, Jose A&lt;/author&gt;&lt;author&gt;Kopylova, Evguenia&lt;/author&gt;&lt;author&gt;Morton, James T&lt;/author&gt;&lt;author&gt;Zech Xu, Zhenjiang&lt;/author&gt;&lt;author&gt;Kightley, Eric P&lt;/author&gt;&lt;author&gt;Thompson, Luke R&lt;/author&gt;&lt;author&gt;Hyde, Embriette R&lt;/author&gt;&lt;author&gt;Gonzalez, Antonio&lt;/author&gt;&lt;author&gt;Knight, Rob&lt;/author&gt;&lt;/authors&gt;&lt;/contributors&gt;&lt;auth-address&gt;Department of Pediatrics, University of California San Diego, La Jolla, California, USA.&lt;/auth-address&gt;&lt;titles&gt;&lt;title&gt;Deblur Rapidly Resolves Single-Nucleotide Community Sequence Patterns.&lt;/title&gt;&lt;secondary-title&gt;mSystems&lt;/secondary-title&gt;&lt;/titles&gt;&lt;periodical&gt;&lt;full-title&gt;mSystems&lt;/full-title&gt;&lt;/periodical&gt;&lt;pages&gt;e00191-16&lt;/pages&gt;&lt;volume&gt;2&lt;/volume&gt;&lt;number&gt;2&lt;/number&gt;&lt;dates&gt;&lt;year&gt;2017&lt;/year&gt;&lt;pub-dates&gt;&lt;date&gt;Mar&lt;/date&gt;&lt;/pub-dates&gt;&lt;/dates&gt;&lt;publisher&gt;American Society for Microbiology Journals&lt;/publisher&gt;&lt;label&gt;r02083&lt;/label&gt;&lt;urls&gt;&lt;related-urls&gt;&lt;url&gt;http://msystems.asm.org/content/2/2/e00191-16.abstract&lt;/url&gt;&lt;/related-urls&gt;&lt;/urls&gt;&lt;/record&gt;&lt;/Cite&gt;&lt;/EndNote&gt;</w:instrText>
      </w:r>
      <w:r w:rsidR="006E1C40">
        <w:rPr>
          <w:rFonts w:ascii="Arial" w:hAnsi="Arial" w:cs="Arial"/>
          <w:sz w:val="20"/>
          <w:szCs w:val="20"/>
        </w:rPr>
        <w:fldChar w:fldCharType="separate"/>
      </w:r>
      <w:r w:rsidR="00504C87">
        <w:rPr>
          <w:rFonts w:ascii="Arial" w:hAnsi="Arial" w:cs="Arial"/>
          <w:noProof/>
          <w:sz w:val="20"/>
          <w:szCs w:val="20"/>
        </w:rPr>
        <w:t>[6]</w:t>
      </w:r>
      <w:r w:rsidR="006E1C40">
        <w:rPr>
          <w:rFonts w:ascii="Arial" w:hAnsi="Arial" w:cs="Arial"/>
          <w:sz w:val="20"/>
          <w:szCs w:val="20"/>
        </w:rPr>
        <w:fldChar w:fldCharType="end"/>
      </w:r>
      <w:r w:rsidR="006E1C40">
        <w:rPr>
          <w:rFonts w:ascii="Arial" w:hAnsi="Arial" w:cs="Arial"/>
          <w:sz w:val="20"/>
          <w:szCs w:val="20"/>
        </w:rPr>
        <w:t xml:space="preserve"> and </w:t>
      </w:r>
      <w:r w:rsidR="002D0FC1">
        <w:rPr>
          <w:rFonts w:ascii="Arial" w:hAnsi="Arial" w:cs="Arial"/>
          <w:sz w:val="20"/>
          <w:szCs w:val="20"/>
        </w:rPr>
        <w:t xml:space="preserve">the process of OTU clustering simply shifts </w:t>
      </w:r>
      <w:r w:rsidRPr="00DE03D4">
        <w:rPr>
          <w:rFonts w:ascii="Arial" w:hAnsi="Arial" w:cs="Arial"/>
          <w:sz w:val="20"/>
          <w:szCs w:val="20"/>
        </w:rPr>
        <w:t xml:space="preserve">the computational cost from </w:t>
      </w:r>
      <w:r w:rsidR="00906ED0">
        <w:rPr>
          <w:rFonts w:ascii="Arial" w:hAnsi="Arial" w:cs="Arial"/>
          <w:sz w:val="20"/>
          <w:szCs w:val="20"/>
        </w:rPr>
        <w:t>taxonomic classification</w:t>
      </w:r>
      <w:r w:rsidR="00853B10">
        <w:rPr>
          <w:rFonts w:ascii="Arial" w:hAnsi="Arial" w:cs="Arial"/>
          <w:sz w:val="20"/>
          <w:szCs w:val="20"/>
        </w:rPr>
        <w:t xml:space="preserve"> assignment to clustering </w:t>
      </w:r>
      <w:r w:rsidRPr="00DE03D4">
        <w:rPr>
          <w:rFonts w:ascii="Arial" w:hAnsi="Arial" w:cs="Arial"/>
          <w:sz w:val="20"/>
          <w:szCs w:val="20"/>
        </w:rPr>
        <w:t>and is not without problems. Most significantly, the transitive taxonomic assignments obtained from a</w:t>
      </w:r>
      <w:r w:rsidR="00853B10">
        <w:rPr>
          <w:rFonts w:ascii="Arial" w:hAnsi="Arial" w:cs="Arial"/>
          <w:sz w:val="20"/>
          <w:szCs w:val="20"/>
        </w:rPr>
        <w:t>n OTU</w:t>
      </w:r>
      <w:r w:rsidRPr="00DE03D4">
        <w:rPr>
          <w:rFonts w:ascii="Arial" w:hAnsi="Arial" w:cs="Arial"/>
          <w:sz w:val="20"/>
          <w:szCs w:val="20"/>
        </w:rPr>
        <w:t xml:space="preserve"> representative sequence </w:t>
      </w:r>
      <w:r w:rsidR="00853B10">
        <w:rPr>
          <w:rFonts w:ascii="Arial" w:hAnsi="Arial" w:cs="Arial"/>
          <w:sz w:val="20"/>
          <w:szCs w:val="20"/>
        </w:rPr>
        <w:t>are</w:t>
      </w:r>
      <w:r w:rsidRPr="00DE03D4">
        <w:rPr>
          <w:rFonts w:ascii="Arial" w:hAnsi="Arial" w:cs="Arial"/>
          <w:sz w:val="20"/>
          <w:szCs w:val="20"/>
        </w:rPr>
        <w:t xml:space="preserve"> often flawed as 10-30% of sequences within </w:t>
      </w:r>
      <w:r w:rsidR="00853B10">
        <w:rPr>
          <w:rFonts w:ascii="Arial" w:hAnsi="Arial" w:cs="Arial"/>
          <w:sz w:val="20"/>
          <w:szCs w:val="20"/>
        </w:rPr>
        <w:t>the</w:t>
      </w:r>
      <w:r w:rsidRPr="00DE03D4">
        <w:rPr>
          <w:rFonts w:ascii="Arial" w:hAnsi="Arial" w:cs="Arial"/>
          <w:sz w:val="20"/>
          <w:szCs w:val="20"/>
        </w:rPr>
        <w:t xml:space="preserve"> OTU, if processed separately</w:t>
      </w:r>
      <w:r w:rsidR="002A08EA">
        <w:rPr>
          <w:rFonts w:ascii="Arial" w:hAnsi="Arial" w:cs="Arial"/>
          <w:sz w:val="20"/>
          <w:szCs w:val="20"/>
        </w:rPr>
        <w:t>,</w:t>
      </w:r>
      <w:r w:rsidRPr="00DE03D4">
        <w:rPr>
          <w:rFonts w:ascii="Arial" w:hAnsi="Arial" w:cs="Arial"/>
          <w:sz w:val="20"/>
          <w:szCs w:val="20"/>
        </w:rPr>
        <w:t xml:space="preserve"> are assigned different taxonomy, thus challenging the ecological value of an OTU</w:t>
      </w:r>
      <w:r w:rsidR="00057995">
        <w:rPr>
          <w:rFonts w:ascii="Arial" w:hAnsi="Arial" w:cs="Arial"/>
          <w:sz w:val="20"/>
          <w:szCs w:val="20"/>
        </w:rPr>
        <w:t xml:space="preserve"> </w:t>
      </w:r>
      <w:r w:rsidR="00057995">
        <w:rPr>
          <w:rFonts w:ascii="Arial" w:hAnsi="Arial" w:cs="Arial"/>
          <w:sz w:val="20"/>
          <w:szCs w:val="20"/>
        </w:rPr>
        <w:fldChar w:fldCharType="begin"/>
      </w:r>
      <w:r w:rsidR="0047787B">
        <w:rPr>
          <w:rFonts w:ascii="Arial" w:hAnsi="Arial" w:cs="Arial"/>
          <w:sz w:val="20"/>
          <w:szCs w:val="20"/>
        </w:rPr>
        <w:instrText xml:space="preserve"> ADDIN EN.CITE &lt;EndNote&gt;&lt;Cite&gt;&lt;Author&gt;Nguyen&lt;/Author&gt;&lt;Year&gt;2016&lt;/Year&gt;&lt;RecNum&gt;2050&lt;/RecNum&gt;&lt;DisplayText&gt;[8]&lt;/DisplayText&gt;&lt;record&gt;&lt;rec-number&gt;2050&lt;/rec-number&gt;&lt;foreign-keys&gt;&lt;key app="EN" db-id="0evp2evdkfxv9yefvs3pat2bszawwvve020p" timestamp="1516045643"&gt;2050&lt;/key&gt;&lt;/foreign-keys&gt;&lt;ref-type name="Bill"&gt;4&lt;/ref-type&gt;&lt;contributors&gt;&lt;authors&gt;&lt;author&gt;Nguyen, Nam-Phuong&lt;/author&gt;&lt;author&gt;Warnow, Tandy&lt;/author&gt;&lt;author&gt;Pop, Mihai&lt;/author&gt;&lt;author&gt;White, Bryan&lt;/author&gt;&lt;/authors&gt;&lt;/contributors&gt;&lt;titles&gt;&lt;title&gt;A perspective on 16S rRNA operational taxonomic unit clustering using sequence similarity&lt;/title&gt;&lt;secondary-title&gt;npj Biofilms Microbiomes&lt;/secondary-title&gt;&lt;/titles&gt;&lt;pages&gt;2567-8&lt;/pages&gt;&lt;volume&gt;2&lt;/volume&gt;&lt;number&gt;1&lt;/number&gt;&lt;dates&gt;&lt;year&gt;2016&lt;/year&gt;&lt;pub-dates&gt;&lt;date&gt;Apr 20&lt;/date&gt;&lt;/pub-dates&gt;&lt;/dates&gt;&lt;label&gt;r01779&lt;/label&gt;&lt;urls&gt;&lt;related-urls&gt;&lt;url&gt;http://www.nature.com/articles/npjbiofilms20164&lt;/url&gt;&lt;/related-urls&gt;&lt;/urls&gt;&lt;/record&gt;&lt;/Cite&gt;&lt;/EndNote&gt;</w:instrText>
      </w:r>
      <w:r w:rsidR="00057995">
        <w:rPr>
          <w:rFonts w:ascii="Arial" w:hAnsi="Arial" w:cs="Arial"/>
          <w:sz w:val="20"/>
          <w:szCs w:val="20"/>
        </w:rPr>
        <w:fldChar w:fldCharType="separate"/>
      </w:r>
      <w:r w:rsidR="0047787B">
        <w:rPr>
          <w:rFonts w:ascii="Arial" w:hAnsi="Arial" w:cs="Arial"/>
          <w:noProof/>
          <w:sz w:val="20"/>
          <w:szCs w:val="20"/>
        </w:rPr>
        <w:t>[8]</w:t>
      </w:r>
      <w:r w:rsidR="00057995">
        <w:rPr>
          <w:rFonts w:ascii="Arial" w:hAnsi="Arial" w:cs="Arial"/>
          <w:sz w:val="20"/>
          <w:szCs w:val="20"/>
        </w:rPr>
        <w:fldChar w:fldCharType="end"/>
      </w:r>
      <w:r w:rsidR="006F6875">
        <w:rPr>
          <w:rFonts w:ascii="Arial" w:hAnsi="Arial" w:cs="Arial"/>
          <w:sz w:val="20"/>
          <w:szCs w:val="20"/>
        </w:rPr>
        <w:t>.</w:t>
      </w:r>
      <w:r w:rsidR="002C4FCF">
        <w:rPr>
          <w:rFonts w:ascii="Arial" w:hAnsi="Arial" w:cs="Arial"/>
          <w:sz w:val="20"/>
          <w:szCs w:val="20"/>
        </w:rPr>
        <w:t xml:space="preserve"> </w:t>
      </w:r>
      <w:r w:rsidR="00E51181">
        <w:rPr>
          <w:rFonts w:ascii="Arial" w:hAnsi="Arial" w:cs="Arial"/>
          <w:sz w:val="20"/>
          <w:szCs w:val="20"/>
        </w:rPr>
        <w:t xml:space="preserve">Further, output from clustering-based analyses are dataset specific and when data is added to a study, clustering has to be run again and at increasing computational cost. </w:t>
      </w:r>
      <w:r w:rsidR="002E76C5">
        <w:rPr>
          <w:rFonts w:ascii="Arial" w:hAnsi="Arial" w:cs="Arial"/>
          <w:sz w:val="20"/>
          <w:szCs w:val="20"/>
        </w:rPr>
        <w:t>A</w:t>
      </w:r>
      <w:r w:rsidR="00E51181">
        <w:rPr>
          <w:rFonts w:ascii="Arial" w:hAnsi="Arial" w:cs="Arial"/>
          <w:sz w:val="20"/>
          <w:szCs w:val="20"/>
        </w:rPr>
        <w:t xml:space="preserve"> </w:t>
      </w:r>
      <w:r w:rsidR="002E76C5">
        <w:rPr>
          <w:rFonts w:ascii="Arial" w:hAnsi="Arial" w:cs="Arial"/>
          <w:sz w:val="20"/>
          <w:szCs w:val="20"/>
        </w:rPr>
        <w:t xml:space="preserve">solution is to </w:t>
      </w:r>
      <w:r w:rsidR="00E51181">
        <w:rPr>
          <w:rFonts w:ascii="Arial" w:hAnsi="Arial" w:cs="Arial"/>
          <w:sz w:val="20"/>
          <w:szCs w:val="20"/>
        </w:rPr>
        <w:t xml:space="preserve">rapidly </w:t>
      </w:r>
      <w:r w:rsidR="002E76C5">
        <w:rPr>
          <w:rFonts w:ascii="Arial" w:hAnsi="Arial" w:cs="Arial"/>
          <w:sz w:val="20"/>
          <w:szCs w:val="20"/>
        </w:rPr>
        <w:t>provide taxonomic classification to every sequence in a dataset.</w:t>
      </w:r>
      <w:r w:rsidR="00E51181">
        <w:rPr>
          <w:rFonts w:ascii="Arial" w:hAnsi="Arial" w:cs="Arial"/>
          <w:sz w:val="20"/>
          <w:szCs w:val="20"/>
        </w:rPr>
        <w:t xml:space="preserve"> </w:t>
      </w:r>
      <w:commentRangeEnd w:id="1"/>
      <w:r w:rsidR="009C625E">
        <w:rPr>
          <w:rStyle w:val="CommentReference"/>
        </w:rPr>
        <w:commentReference w:id="1"/>
      </w:r>
    </w:p>
    <w:p w14:paraId="380EC909" w14:textId="76B63E14" w:rsidR="00B922F2" w:rsidRDefault="005411BB" w:rsidP="00677372">
      <w:pPr>
        <w:spacing w:line="360" w:lineRule="auto"/>
        <w:ind w:firstLine="720"/>
        <w:rPr>
          <w:rFonts w:ascii="Arial" w:hAnsi="Arial" w:cs="Arial"/>
          <w:noProof/>
          <w:color w:val="000000"/>
          <w:sz w:val="20"/>
          <w:szCs w:val="20"/>
        </w:rPr>
      </w:pPr>
      <w:r>
        <w:rPr>
          <w:rFonts w:ascii="Arial" w:hAnsi="Arial" w:cs="Arial"/>
          <w:sz w:val="20"/>
          <w:szCs w:val="20"/>
        </w:rPr>
        <w:t>To alleviate these issues</w:t>
      </w:r>
      <w:r w:rsidR="0044672D" w:rsidRPr="00677372">
        <w:rPr>
          <w:rFonts w:ascii="Arial" w:hAnsi="Arial" w:cs="Arial"/>
          <w:sz w:val="20"/>
          <w:szCs w:val="20"/>
        </w:rPr>
        <w:t xml:space="preserve">, </w:t>
      </w:r>
      <w:r w:rsidR="00C00D98" w:rsidRPr="00677372">
        <w:rPr>
          <w:rFonts w:ascii="Arial" w:hAnsi="Arial" w:cs="Arial"/>
          <w:sz w:val="20"/>
          <w:szCs w:val="20"/>
        </w:rPr>
        <w:t xml:space="preserve">we present </w:t>
      </w:r>
      <w:proofErr w:type="spellStart"/>
      <w:r w:rsidR="00BE519D">
        <w:rPr>
          <w:rFonts w:ascii="Arial" w:hAnsi="Arial" w:cs="Arial"/>
          <w:sz w:val="20"/>
          <w:szCs w:val="20"/>
        </w:rPr>
        <w:t>speciateIT</w:t>
      </w:r>
      <w:proofErr w:type="spellEnd"/>
      <w:r w:rsidR="009F1687">
        <w:rPr>
          <w:rFonts w:ascii="Arial" w:hAnsi="Arial" w:cs="Arial"/>
          <w:sz w:val="20"/>
          <w:szCs w:val="20"/>
        </w:rPr>
        <w:t xml:space="preserve">, </w:t>
      </w:r>
      <w:r w:rsidR="00C00D98" w:rsidRPr="00677372">
        <w:rPr>
          <w:rFonts w:ascii="Arial" w:eastAsia="Calibri" w:hAnsi="Arial" w:cs="Arial"/>
          <w:sz w:val="20"/>
          <w:szCs w:val="20"/>
        </w:rPr>
        <w:t>a</w:t>
      </w:r>
      <w:r w:rsidR="004622FA" w:rsidRPr="00677372">
        <w:rPr>
          <w:rFonts w:ascii="Arial" w:eastAsia="Calibri" w:hAnsi="Arial" w:cs="Arial"/>
          <w:sz w:val="20"/>
          <w:szCs w:val="20"/>
        </w:rPr>
        <w:t>n</w:t>
      </w:r>
      <w:r w:rsidR="00E52099" w:rsidRPr="00677372">
        <w:rPr>
          <w:rFonts w:ascii="Arial" w:hAnsi="Arial" w:cs="Arial"/>
          <w:sz w:val="20"/>
          <w:szCs w:val="20"/>
        </w:rPr>
        <w:t xml:space="preserve"> </w:t>
      </w:r>
      <w:r w:rsidR="004622FA" w:rsidRPr="00677372">
        <w:rPr>
          <w:rFonts w:ascii="Arial" w:eastAsia="Calibri" w:hAnsi="Arial" w:cs="Arial"/>
          <w:sz w:val="20"/>
          <w:szCs w:val="20"/>
        </w:rPr>
        <w:t xml:space="preserve">algorithm </w:t>
      </w:r>
      <w:r w:rsidR="00E500C6">
        <w:rPr>
          <w:rFonts w:ascii="Arial" w:eastAsia="Calibri" w:hAnsi="Arial" w:cs="Arial"/>
          <w:sz w:val="20"/>
          <w:szCs w:val="20"/>
        </w:rPr>
        <w:t xml:space="preserve">capable </w:t>
      </w:r>
      <w:r w:rsidR="00557983">
        <w:rPr>
          <w:rFonts w:ascii="Arial" w:eastAsia="Calibri" w:hAnsi="Arial" w:cs="Arial"/>
          <w:sz w:val="20"/>
          <w:szCs w:val="20"/>
        </w:rPr>
        <w:t xml:space="preserve">of </w:t>
      </w:r>
      <w:r w:rsidR="009E6F13">
        <w:rPr>
          <w:rFonts w:ascii="Arial" w:eastAsia="Calibri" w:hAnsi="Arial" w:cs="Arial"/>
          <w:sz w:val="20"/>
          <w:szCs w:val="20"/>
        </w:rPr>
        <w:t xml:space="preserve">fast, accurate </w:t>
      </w:r>
      <w:r w:rsidR="00557983">
        <w:rPr>
          <w:rFonts w:ascii="Arial" w:eastAsia="Calibri" w:hAnsi="Arial" w:cs="Arial"/>
          <w:sz w:val="20"/>
          <w:szCs w:val="20"/>
        </w:rPr>
        <w:t>individual</w:t>
      </w:r>
      <w:r w:rsidR="005A76B3">
        <w:rPr>
          <w:rFonts w:ascii="Arial" w:eastAsia="Calibri" w:hAnsi="Arial" w:cs="Arial"/>
          <w:sz w:val="20"/>
          <w:szCs w:val="20"/>
        </w:rPr>
        <w:t xml:space="preserve"> sequen</w:t>
      </w:r>
      <w:r w:rsidR="007C7AEF">
        <w:rPr>
          <w:rFonts w:ascii="Arial" w:eastAsia="Calibri" w:hAnsi="Arial" w:cs="Arial"/>
          <w:sz w:val="20"/>
          <w:szCs w:val="20"/>
        </w:rPr>
        <w:t>c</w:t>
      </w:r>
      <w:r w:rsidR="005A76B3">
        <w:rPr>
          <w:rFonts w:ascii="Arial" w:eastAsia="Calibri" w:hAnsi="Arial" w:cs="Arial"/>
          <w:sz w:val="20"/>
          <w:szCs w:val="20"/>
        </w:rPr>
        <w:t>e</w:t>
      </w:r>
      <w:r w:rsidR="00557983">
        <w:rPr>
          <w:rFonts w:ascii="Arial" w:eastAsia="Calibri" w:hAnsi="Arial" w:cs="Arial"/>
          <w:sz w:val="20"/>
          <w:szCs w:val="20"/>
        </w:rPr>
        <w:t xml:space="preserve"> taxonomic classification</w:t>
      </w:r>
      <w:r w:rsidR="00F94D66" w:rsidRPr="00677372">
        <w:rPr>
          <w:rFonts w:ascii="Arial" w:eastAsia="Calibri" w:hAnsi="Arial" w:cs="Arial"/>
          <w:sz w:val="20"/>
          <w:szCs w:val="20"/>
        </w:rPr>
        <w:t xml:space="preserve">. </w:t>
      </w:r>
      <w:r w:rsidR="000B17E9">
        <w:rPr>
          <w:rFonts w:ascii="Arial" w:eastAsia="Calibri" w:hAnsi="Arial" w:cs="Arial"/>
          <w:sz w:val="20"/>
          <w:szCs w:val="20"/>
        </w:rPr>
        <w:t xml:space="preserve">Using </w:t>
      </w:r>
      <w:r w:rsidR="00E0099C">
        <w:rPr>
          <w:rFonts w:ascii="Arial" w:hAnsi="Arial" w:cs="Arial"/>
          <w:sz w:val="20"/>
          <w:szCs w:val="20"/>
        </w:rPr>
        <w:t>a newly curated model guide tree</w:t>
      </w:r>
      <w:r w:rsidR="00E0099C" w:rsidRPr="00677372">
        <w:rPr>
          <w:rFonts w:ascii="Arial" w:hAnsi="Arial" w:cs="Arial"/>
          <w:sz w:val="20"/>
          <w:szCs w:val="20"/>
        </w:rPr>
        <w:t xml:space="preserve"> </w:t>
      </w:r>
      <w:r w:rsidR="00E0099C">
        <w:rPr>
          <w:rFonts w:ascii="Arial" w:hAnsi="Arial" w:cs="Arial"/>
          <w:sz w:val="20"/>
          <w:szCs w:val="20"/>
        </w:rPr>
        <w:t xml:space="preserve">and </w:t>
      </w:r>
      <w:r w:rsidR="000B17E9" w:rsidRPr="00677372">
        <w:rPr>
          <w:rFonts w:ascii="Arial" w:hAnsi="Arial" w:cs="Arial"/>
          <w:sz w:val="20"/>
          <w:szCs w:val="20"/>
        </w:rPr>
        <w:t>7</w:t>
      </w:r>
      <w:r w:rsidR="000B17E9" w:rsidRPr="00677372">
        <w:rPr>
          <w:rFonts w:ascii="Arial" w:hAnsi="Arial" w:cs="Arial"/>
          <w:sz w:val="20"/>
          <w:szCs w:val="20"/>
          <w:vertAlign w:val="superscript"/>
        </w:rPr>
        <w:t>th</w:t>
      </w:r>
      <w:r w:rsidR="000B17E9" w:rsidRPr="00677372">
        <w:rPr>
          <w:rFonts w:ascii="Arial" w:hAnsi="Arial" w:cs="Arial"/>
          <w:sz w:val="20"/>
          <w:szCs w:val="20"/>
        </w:rPr>
        <w:t xml:space="preserve"> order Markov Chain models </w:t>
      </w:r>
      <w:r w:rsidR="000B17E9">
        <w:rPr>
          <w:rFonts w:ascii="Arial" w:hAnsi="Arial" w:cs="Arial"/>
          <w:sz w:val="20"/>
          <w:szCs w:val="20"/>
        </w:rPr>
        <w:t>to represent microbial species</w:t>
      </w:r>
      <w:r w:rsidR="00514D59">
        <w:rPr>
          <w:rFonts w:ascii="Arial" w:hAnsi="Arial" w:cs="Arial"/>
          <w:sz w:val="20"/>
          <w:szCs w:val="20"/>
        </w:rPr>
        <w:t xml:space="preserve"> </w:t>
      </w:r>
      <w:r w:rsidR="00E0099C">
        <w:rPr>
          <w:rFonts w:ascii="Arial" w:hAnsi="Arial" w:cs="Arial"/>
          <w:sz w:val="20"/>
          <w:szCs w:val="20"/>
        </w:rPr>
        <w:t xml:space="preserve">trained on taxonomy-adjusted amplicon </w:t>
      </w:r>
      <w:r w:rsidR="00E0099C" w:rsidRPr="00E0099C">
        <w:rPr>
          <w:rFonts w:ascii="Arial" w:hAnsi="Arial" w:cs="Arial"/>
          <w:sz w:val="20"/>
          <w:szCs w:val="20"/>
        </w:rPr>
        <w:t>specific</w:t>
      </w:r>
      <w:r w:rsidR="00E0099C">
        <w:rPr>
          <w:rFonts w:ascii="Arial" w:hAnsi="Arial" w:cs="Arial"/>
          <w:sz w:val="20"/>
          <w:szCs w:val="20"/>
        </w:rPr>
        <w:t xml:space="preserve"> regions sequences</w:t>
      </w:r>
      <w:r w:rsidR="003170EC">
        <w:rPr>
          <w:rFonts w:ascii="Arial" w:hAnsi="Arial" w:cs="Arial"/>
          <w:sz w:val="20"/>
          <w:szCs w:val="20"/>
        </w:rPr>
        <w:t>,</w:t>
      </w:r>
      <w:r w:rsidR="000B17E9" w:rsidRPr="00677372">
        <w:rPr>
          <w:rFonts w:ascii="Arial" w:hAnsi="Arial" w:cs="Arial"/>
          <w:sz w:val="20"/>
          <w:szCs w:val="20"/>
        </w:rPr>
        <w:t xml:space="preserve"> </w:t>
      </w:r>
      <w:proofErr w:type="spellStart"/>
      <w:r w:rsidR="00BE519D">
        <w:rPr>
          <w:rFonts w:ascii="Arial" w:eastAsia="Calibri" w:hAnsi="Arial" w:cs="Arial"/>
          <w:sz w:val="20"/>
          <w:szCs w:val="20"/>
        </w:rPr>
        <w:t>speciateIT</w:t>
      </w:r>
      <w:proofErr w:type="spellEnd"/>
      <w:r w:rsidR="00BE519D" w:rsidRPr="00677372">
        <w:rPr>
          <w:rFonts w:ascii="Arial" w:hAnsi="Arial" w:cs="Arial"/>
          <w:sz w:val="20"/>
          <w:szCs w:val="20"/>
        </w:rPr>
        <w:t xml:space="preserve"> </w:t>
      </w:r>
      <w:r w:rsidR="00E52099" w:rsidRPr="00677372">
        <w:rPr>
          <w:rFonts w:ascii="Arial" w:eastAsia="Calibri" w:hAnsi="Arial" w:cs="Arial"/>
          <w:sz w:val="20"/>
          <w:szCs w:val="20"/>
        </w:rPr>
        <w:t>requires</w:t>
      </w:r>
      <w:r w:rsidR="00E52099" w:rsidRPr="00677372">
        <w:rPr>
          <w:rFonts w:ascii="Arial" w:hAnsi="Arial" w:cs="Arial"/>
          <w:sz w:val="20"/>
          <w:szCs w:val="20"/>
        </w:rPr>
        <w:t xml:space="preserve"> </w:t>
      </w:r>
      <w:r w:rsidR="00E52099" w:rsidRPr="00677372">
        <w:rPr>
          <w:rFonts w:ascii="Arial" w:eastAsia="Calibri" w:hAnsi="Arial" w:cs="Arial"/>
          <w:sz w:val="20"/>
          <w:szCs w:val="20"/>
        </w:rPr>
        <w:t>little</w:t>
      </w:r>
      <w:r w:rsidR="00E52099" w:rsidRPr="00677372">
        <w:rPr>
          <w:rFonts w:ascii="Arial" w:hAnsi="Arial" w:cs="Arial"/>
          <w:sz w:val="20"/>
          <w:szCs w:val="20"/>
        </w:rPr>
        <w:t xml:space="preserve"> </w:t>
      </w:r>
      <w:r w:rsidR="00E52099" w:rsidRPr="00677372">
        <w:rPr>
          <w:rFonts w:ascii="Arial" w:eastAsia="Calibri" w:hAnsi="Arial" w:cs="Arial"/>
          <w:sz w:val="20"/>
          <w:szCs w:val="20"/>
        </w:rPr>
        <w:t>computational</w:t>
      </w:r>
      <w:r w:rsidR="00E52099" w:rsidRPr="00677372">
        <w:rPr>
          <w:rFonts w:ascii="Arial" w:hAnsi="Arial" w:cs="Arial"/>
          <w:sz w:val="20"/>
          <w:szCs w:val="20"/>
        </w:rPr>
        <w:t xml:space="preserve"> </w:t>
      </w:r>
      <w:r w:rsidR="00E52099" w:rsidRPr="00677372">
        <w:rPr>
          <w:rFonts w:ascii="Arial" w:eastAsia="Calibri" w:hAnsi="Arial" w:cs="Arial"/>
          <w:sz w:val="20"/>
          <w:szCs w:val="20"/>
        </w:rPr>
        <w:t>resources</w:t>
      </w:r>
      <w:r w:rsidR="00E52099" w:rsidRPr="00677372">
        <w:rPr>
          <w:rFonts w:ascii="Arial" w:hAnsi="Arial" w:cs="Arial"/>
          <w:sz w:val="20"/>
          <w:szCs w:val="20"/>
        </w:rPr>
        <w:t xml:space="preserve">, </w:t>
      </w:r>
      <w:r w:rsidR="003F0683" w:rsidRPr="00677372">
        <w:rPr>
          <w:rFonts w:ascii="Arial" w:eastAsia="Calibri" w:hAnsi="Arial" w:cs="Arial"/>
          <w:sz w:val="20"/>
          <w:szCs w:val="20"/>
        </w:rPr>
        <w:t xml:space="preserve">and can </w:t>
      </w:r>
      <w:r w:rsidR="005619C7">
        <w:rPr>
          <w:rFonts w:ascii="Arial" w:eastAsia="Calibri" w:hAnsi="Arial" w:cs="Arial"/>
          <w:sz w:val="20"/>
          <w:szCs w:val="20"/>
        </w:rPr>
        <w:t xml:space="preserve">quickly </w:t>
      </w:r>
      <w:r w:rsidR="003F0683" w:rsidRPr="00677372">
        <w:rPr>
          <w:rFonts w:ascii="Arial" w:eastAsia="Calibri" w:hAnsi="Arial" w:cs="Arial"/>
          <w:sz w:val="20"/>
          <w:szCs w:val="20"/>
        </w:rPr>
        <w:t>process</w:t>
      </w:r>
      <w:r w:rsidR="00E52099" w:rsidRPr="00677372">
        <w:rPr>
          <w:rFonts w:ascii="Arial" w:hAnsi="Arial" w:cs="Arial"/>
          <w:sz w:val="20"/>
          <w:szCs w:val="20"/>
        </w:rPr>
        <w:t xml:space="preserve"> </w:t>
      </w:r>
      <w:r w:rsidR="00E52099" w:rsidRPr="00677372">
        <w:rPr>
          <w:rFonts w:ascii="Arial" w:eastAsia="Calibri" w:hAnsi="Arial" w:cs="Arial"/>
          <w:sz w:val="20"/>
          <w:szCs w:val="20"/>
        </w:rPr>
        <w:t>large</w:t>
      </w:r>
      <w:r w:rsidR="00E52099" w:rsidRPr="00677372">
        <w:rPr>
          <w:rFonts w:ascii="Arial" w:hAnsi="Arial" w:cs="Arial"/>
          <w:sz w:val="20"/>
          <w:szCs w:val="20"/>
        </w:rPr>
        <w:t xml:space="preserve"> </w:t>
      </w:r>
      <w:r w:rsidR="00E52099" w:rsidRPr="00677372">
        <w:rPr>
          <w:rFonts w:ascii="Arial" w:eastAsia="Calibri" w:hAnsi="Arial" w:cs="Arial"/>
          <w:sz w:val="20"/>
          <w:szCs w:val="20"/>
        </w:rPr>
        <w:t>sequenc</w:t>
      </w:r>
      <w:r w:rsidR="00EA1A6A">
        <w:rPr>
          <w:rFonts w:ascii="Arial" w:eastAsia="Calibri" w:hAnsi="Arial" w:cs="Arial"/>
          <w:sz w:val="20"/>
          <w:szCs w:val="20"/>
        </w:rPr>
        <w:t>e</w:t>
      </w:r>
      <w:r w:rsidR="00E52099" w:rsidRPr="00677372">
        <w:rPr>
          <w:rFonts w:ascii="Arial" w:hAnsi="Arial" w:cs="Arial"/>
          <w:sz w:val="20"/>
          <w:szCs w:val="20"/>
        </w:rPr>
        <w:t xml:space="preserve"> </w:t>
      </w:r>
      <w:r w:rsidR="00E52099" w:rsidRPr="00677372">
        <w:rPr>
          <w:rFonts w:ascii="Arial" w:eastAsia="Calibri" w:hAnsi="Arial" w:cs="Arial"/>
          <w:sz w:val="20"/>
          <w:szCs w:val="20"/>
        </w:rPr>
        <w:t>datasets</w:t>
      </w:r>
      <w:r w:rsidR="00FB5659">
        <w:rPr>
          <w:rFonts w:ascii="Arial" w:hAnsi="Arial" w:cs="Arial"/>
          <w:noProof/>
          <w:color w:val="000000"/>
          <w:sz w:val="20"/>
          <w:szCs w:val="20"/>
        </w:rPr>
        <w:t>.</w:t>
      </w:r>
      <w:r w:rsidR="00853B10">
        <w:rPr>
          <w:rFonts w:ascii="Arial" w:hAnsi="Arial" w:cs="Arial"/>
          <w:noProof/>
          <w:color w:val="000000"/>
          <w:sz w:val="20"/>
          <w:szCs w:val="20"/>
        </w:rPr>
        <w:t xml:space="preserve"> </w:t>
      </w:r>
      <w:r w:rsidR="00BE519D">
        <w:rPr>
          <w:rFonts w:ascii="Arial" w:hAnsi="Arial" w:cs="Arial"/>
          <w:noProof/>
          <w:color w:val="000000"/>
          <w:sz w:val="20"/>
          <w:szCs w:val="20"/>
        </w:rPr>
        <w:t xml:space="preserve">speciateIT </w:t>
      </w:r>
      <w:r w:rsidR="001F7198">
        <w:rPr>
          <w:rFonts w:ascii="Arial" w:hAnsi="Arial" w:cs="Arial"/>
          <w:noProof/>
          <w:color w:val="000000"/>
          <w:sz w:val="20"/>
          <w:szCs w:val="20"/>
        </w:rPr>
        <w:t>models correctly classified</w:t>
      </w:r>
      <w:r w:rsidR="00511115">
        <w:rPr>
          <w:rFonts w:ascii="Arial" w:hAnsi="Arial" w:cs="Arial"/>
          <w:noProof/>
          <w:color w:val="000000"/>
          <w:sz w:val="20"/>
          <w:szCs w:val="20"/>
        </w:rPr>
        <w:t xml:space="preserve"> at the species and genus levels</w:t>
      </w:r>
      <w:r w:rsidR="001F7198">
        <w:rPr>
          <w:rFonts w:ascii="Arial" w:hAnsi="Arial" w:cs="Arial"/>
          <w:noProof/>
          <w:color w:val="000000"/>
          <w:sz w:val="20"/>
          <w:szCs w:val="20"/>
        </w:rPr>
        <w:t xml:space="preserve"> </w:t>
      </w:r>
      <w:r w:rsidR="00D73162">
        <w:rPr>
          <w:rFonts w:ascii="Arial" w:hAnsi="Arial" w:cs="Arial"/>
          <w:noProof/>
          <w:color w:val="000000"/>
          <w:sz w:val="20"/>
          <w:szCs w:val="20"/>
        </w:rPr>
        <w:t xml:space="preserve">98, 97, and 94% </w:t>
      </w:r>
      <w:r w:rsidR="00255F4B">
        <w:rPr>
          <w:rFonts w:ascii="Arial" w:hAnsi="Arial" w:cs="Arial"/>
          <w:noProof/>
          <w:color w:val="000000"/>
          <w:sz w:val="20"/>
          <w:szCs w:val="20"/>
        </w:rPr>
        <w:t>of</w:t>
      </w:r>
      <w:r w:rsidR="00F7406B">
        <w:rPr>
          <w:rFonts w:ascii="Arial" w:hAnsi="Arial" w:cs="Arial"/>
          <w:noProof/>
          <w:color w:val="000000"/>
          <w:sz w:val="20"/>
          <w:szCs w:val="20"/>
        </w:rPr>
        <w:t xml:space="preserve"> known</w:t>
      </w:r>
      <w:r w:rsidR="00255F4B">
        <w:rPr>
          <w:rFonts w:ascii="Arial" w:hAnsi="Arial" w:cs="Arial"/>
          <w:noProof/>
          <w:color w:val="000000"/>
          <w:sz w:val="20"/>
          <w:szCs w:val="20"/>
        </w:rPr>
        <w:t xml:space="preserve"> V1-V3, V3-V4, and V4 </w:t>
      </w:r>
      <w:r w:rsidR="002A2235">
        <w:rPr>
          <w:rFonts w:ascii="Arial" w:hAnsi="Arial" w:cs="Arial"/>
          <w:noProof/>
          <w:color w:val="000000"/>
          <w:sz w:val="20"/>
          <w:szCs w:val="20"/>
        </w:rPr>
        <w:t>region’s</w:t>
      </w:r>
      <w:r w:rsidR="00CA707E">
        <w:rPr>
          <w:rFonts w:ascii="Arial" w:hAnsi="Arial" w:cs="Arial"/>
          <w:noProof/>
          <w:color w:val="000000"/>
          <w:sz w:val="20"/>
          <w:szCs w:val="20"/>
        </w:rPr>
        <w:t xml:space="preserve"> sequences </w:t>
      </w:r>
      <w:r w:rsidR="00687999">
        <w:rPr>
          <w:rFonts w:ascii="Arial" w:hAnsi="Arial" w:cs="Arial"/>
          <w:sz w:val="20"/>
          <w:szCs w:val="20"/>
        </w:rPr>
        <w:t>(</w:t>
      </w:r>
      <w:r w:rsidR="00687999" w:rsidRPr="005C28FE">
        <w:rPr>
          <w:rFonts w:ascii="Arial" w:hAnsi="Arial" w:cs="Arial"/>
          <w:b/>
          <w:sz w:val="20"/>
          <w:szCs w:val="20"/>
        </w:rPr>
        <w:t>Figure 1</w:t>
      </w:r>
      <w:r w:rsidR="00B922F2">
        <w:rPr>
          <w:rFonts w:ascii="Arial" w:hAnsi="Arial" w:cs="Arial"/>
          <w:sz w:val="20"/>
          <w:szCs w:val="20"/>
        </w:rPr>
        <w:t>)</w:t>
      </w:r>
      <w:r w:rsidR="003633D3">
        <w:rPr>
          <w:rFonts w:ascii="Arial" w:hAnsi="Arial" w:cs="Arial"/>
          <w:noProof/>
          <w:color w:val="000000"/>
          <w:sz w:val="20"/>
          <w:szCs w:val="20"/>
        </w:rPr>
        <w:t xml:space="preserve">. </w:t>
      </w:r>
      <w:commentRangeStart w:id="2"/>
      <w:r w:rsidR="00B922F2">
        <w:rPr>
          <w:rFonts w:ascii="Arial" w:hAnsi="Arial" w:cs="Arial"/>
          <w:noProof/>
          <w:color w:val="000000"/>
          <w:sz w:val="20"/>
          <w:szCs w:val="20"/>
        </w:rPr>
        <w:t xml:space="preserve">This is a </w:t>
      </w:r>
      <w:r w:rsidR="00E51181">
        <w:rPr>
          <w:rFonts w:ascii="Arial" w:hAnsi="Arial" w:cs="Arial"/>
          <w:noProof/>
          <w:color w:val="000000"/>
          <w:sz w:val="20"/>
          <w:szCs w:val="20"/>
        </w:rPr>
        <w:t xml:space="preserve">major </w:t>
      </w:r>
      <w:r w:rsidR="00B922F2">
        <w:rPr>
          <w:rFonts w:ascii="Arial" w:hAnsi="Arial" w:cs="Arial"/>
          <w:noProof/>
          <w:color w:val="000000"/>
          <w:sz w:val="20"/>
          <w:szCs w:val="20"/>
        </w:rPr>
        <w:t xml:space="preserve">improvement over the RDP </w:t>
      </w:r>
      <w:r w:rsidR="00EA1A6A" w:rsidRPr="00EA1A6A">
        <w:rPr>
          <w:rFonts w:ascii="Arial" w:hAnsi="Arial" w:cs="Arial"/>
          <w:noProof/>
          <w:color w:val="000000"/>
          <w:sz w:val="20"/>
          <w:szCs w:val="20"/>
        </w:rPr>
        <w:t xml:space="preserve">Naïve </w:t>
      </w:r>
      <w:r w:rsidR="00EA1A6A">
        <w:rPr>
          <w:rFonts w:ascii="Arial" w:hAnsi="Arial" w:cs="Arial"/>
          <w:noProof/>
          <w:color w:val="000000"/>
          <w:sz w:val="20"/>
          <w:szCs w:val="20"/>
        </w:rPr>
        <w:t xml:space="preserve"> Bayesian </w:t>
      </w:r>
      <w:r w:rsidR="00B922F2">
        <w:rPr>
          <w:rFonts w:ascii="Arial" w:hAnsi="Arial" w:cs="Arial"/>
          <w:noProof/>
          <w:color w:val="000000"/>
          <w:sz w:val="20"/>
          <w:szCs w:val="20"/>
        </w:rPr>
        <w:t>Classifier</w:t>
      </w:r>
      <w:r w:rsidR="00EA1A6A">
        <w:rPr>
          <w:rFonts w:ascii="Arial" w:hAnsi="Arial" w:cs="Arial"/>
          <w:noProof/>
          <w:color w:val="000000"/>
          <w:sz w:val="20"/>
          <w:szCs w:val="20"/>
        </w:rPr>
        <w:t xml:space="preserve"> </w:t>
      </w:r>
      <w:r w:rsidR="00EA1A6A">
        <w:rPr>
          <w:rFonts w:ascii="Arial" w:hAnsi="Arial" w:cs="Arial"/>
          <w:noProof/>
          <w:color w:val="000000"/>
          <w:sz w:val="20"/>
          <w:szCs w:val="20"/>
        </w:rPr>
        <w:fldChar w:fldCharType="begin"/>
      </w:r>
      <w:r w:rsidR="00EA1A6A">
        <w:rPr>
          <w:rFonts w:ascii="Arial" w:hAnsi="Arial" w:cs="Arial"/>
          <w:noProof/>
          <w:color w:val="000000"/>
          <w:sz w:val="20"/>
          <w:szCs w:val="20"/>
        </w:rPr>
        <w:instrText xml:space="preserve"> ADDIN EN.CITE &lt;EndNote&gt;&lt;Cite&gt;&lt;Author&gt;Wang&lt;/Author&gt;&lt;Year&gt;2007&lt;/Year&gt;&lt;RecNum&gt;5806&lt;/RecNum&gt;&lt;DisplayText&gt;[9]&lt;/DisplayText&gt;&lt;record&gt;&lt;rec-number&gt;5806&lt;/rec-number&gt;&lt;foreign-keys&gt;&lt;key app="EN" db-id="aex0pxd5eare9betzxhvdxwkwretvw2vrfee" timestamp="0"&gt;5806&lt;/key&gt;&lt;/foreign-keys&gt;&lt;ref-type name="Journal Article"&gt;17&lt;/ref-type&gt;&lt;contributors&gt;&lt;authors&gt;&lt;author&gt;Wang, Q.&lt;/author&gt;&lt;author&gt;Garrity, G. M.&lt;/author&gt;&lt;author&gt;Tiedje, J. M.&lt;/author&gt;&lt;author&gt;Cole, J. R.&lt;/author&gt;&lt;/authors&gt;&lt;/contributors&gt;&lt;auth-address&gt;Center for Microbial Ecology, Michigan State University, East Lansing, MI 48824, USA.&lt;/auth-address&gt;&lt;titles&gt;&lt;title&gt;Naive Bayesian classifier for rapid assignment of rRNA sequences into the new bacterial taxonomy&lt;/title&gt;&lt;secondary-title&gt;Appl Environ Microbiol&lt;/secondary-title&gt;&lt;alt-title&gt;Applied and environmental microbiology&lt;/alt-title&gt;&lt;/titles&gt;&lt;periodical&gt;&lt;full-title&gt;Applied and Environmental Microbiology&lt;/full-title&gt;&lt;abbr-1&gt;Appl. Environ. Microbiol.&lt;/abbr-1&gt;&lt;abbr-2&gt;Appl Environ Microbiol&lt;/abbr-2&gt;&lt;abbr-3&gt;AEM&lt;/abbr-3&gt;&lt;/periodical&gt;&lt;alt-periodical&gt;&lt;full-title&gt;Applied and Environmental Microbiology&lt;/full-title&gt;&lt;abbr-1&gt;Appl. Environ. Microbiol.&lt;/abbr-1&gt;&lt;abbr-2&gt;Appl Environ Microbiol&lt;/abbr-2&gt;&lt;abbr-3&gt;AEM&lt;/abbr-3&gt;&lt;/alt-periodical&gt;&lt;pages&gt;5261-7&lt;/pages&gt;&lt;volume&gt;73&lt;/volume&gt;&lt;number&gt;16&lt;/number&gt;&lt;keywords&gt;&lt;keyword&gt;Algorithms&lt;/keyword&gt;&lt;keyword&gt;Bacteria/*classification/*genetics&lt;/keyword&gt;&lt;keyword&gt;*Bayes Theorem&lt;/keyword&gt;&lt;keyword&gt;Classification/methods&lt;/keyword&gt;&lt;keyword&gt;Databases, Nucleic Acid&lt;/keyword&gt;&lt;keyword&gt;Phylogeny&lt;/keyword&gt;&lt;keyword&gt;RNA, Ribosomal/*genetics&lt;/keyword&gt;&lt;keyword&gt;RNA, Ribosomal, 16S/genetics&lt;/keyword&gt;&lt;/keywords&gt;&lt;dates&gt;&lt;year&gt;2007&lt;/year&gt;&lt;pub-dates&gt;&lt;date&gt;Aug&lt;/date&gt;&lt;/pub-dates&gt;&lt;/dates&gt;&lt;isbn&gt;0099-2240 (Print)&lt;/isbn&gt;&lt;accession-num&gt;17586664&lt;/accession-num&gt;&lt;urls&gt;&lt;related-urls&gt;&lt;url&gt;http://www.ncbi.nlm.nih.gov/entrez/query.fcgi?cmd=Retrieve&amp;amp;db=PubMed&amp;amp;dopt=Citation&amp;amp;list_uids=17586664 &lt;/url&gt;&lt;/related-urls&gt;&lt;/urls&gt;&lt;language&gt;eng&lt;/language&gt;&lt;/record&gt;&lt;/Cite&gt;&lt;/EndNote&gt;</w:instrText>
      </w:r>
      <w:r w:rsidR="00EA1A6A">
        <w:rPr>
          <w:rFonts w:ascii="Arial" w:hAnsi="Arial" w:cs="Arial"/>
          <w:noProof/>
          <w:color w:val="000000"/>
          <w:sz w:val="20"/>
          <w:szCs w:val="20"/>
        </w:rPr>
        <w:fldChar w:fldCharType="separate"/>
      </w:r>
      <w:r w:rsidR="00EA1A6A">
        <w:rPr>
          <w:rFonts w:ascii="Arial" w:hAnsi="Arial" w:cs="Arial"/>
          <w:noProof/>
          <w:color w:val="000000"/>
          <w:sz w:val="20"/>
          <w:szCs w:val="20"/>
        </w:rPr>
        <w:t>[9]</w:t>
      </w:r>
      <w:r w:rsidR="00EA1A6A">
        <w:rPr>
          <w:rFonts w:ascii="Arial" w:hAnsi="Arial" w:cs="Arial"/>
          <w:noProof/>
          <w:color w:val="000000"/>
          <w:sz w:val="20"/>
          <w:szCs w:val="20"/>
        </w:rPr>
        <w:fldChar w:fldCharType="end"/>
      </w:r>
      <w:r w:rsidR="00EA1A6A">
        <w:rPr>
          <w:rFonts w:ascii="Arial" w:hAnsi="Arial" w:cs="Arial"/>
          <w:noProof/>
          <w:color w:val="000000"/>
          <w:sz w:val="20"/>
          <w:szCs w:val="20"/>
        </w:rPr>
        <w:t>, the last innovative taxonomic classifier released in 2007</w:t>
      </w:r>
      <w:r w:rsidR="00B922F2">
        <w:rPr>
          <w:rFonts w:ascii="Arial" w:hAnsi="Arial" w:cs="Arial"/>
          <w:noProof/>
          <w:color w:val="000000"/>
          <w:sz w:val="20"/>
          <w:szCs w:val="20"/>
        </w:rPr>
        <w:t xml:space="preserve"> which </w:t>
      </w:r>
      <w:r w:rsidR="00E64C8E">
        <w:rPr>
          <w:rFonts w:ascii="Arial" w:hAnsi="Arial" w:cs="Arial"/>
          <w:noProof/>
          <w:color w:val="000000"/>
          <w:sz w:val="20"/>
          <w:szCs w:val="20"/>
        </w:rPr>
        <w:t>was capable of</w:t>
      </w:r>
      <w:r w:rsidR="007B6F45">
        <w:rPr>
          <w:rFonts w:ascii="Arial" w:hAnsi="Arial" w:cs="Arial"/>
          <w:noProof/>
          <w:color w:val="000000"/>
          <w:sz w:val="20"/>
          <w:szCs w:val="20"/>
        </w:rPr>
        <w:t xml:space="preserve"> &gt;90% classificat</w:t>
      </w:r>
      <w:r w:rsidR="000555D8">
        <w:rPr>
          <w:rFonts w:ascii="Arial" w:hAnsi="Arial" w:cs="Arial"/>
          <w:noProof/>
          <w:color w:val="000000"/>
          <w:sz w:val="20"/>
          <w:szCs w:val="20"/>
        </w:rPr>
        <w:t>ion accuracy of known sequences</w:t>
      </w:r>
      <w:r w:rsidR="00690D3E">
        <w:rPr>
          <w:rFonts w:ascii="Arial" w:hAnsi="Arial" w:cs="Arial"/>
          <w:noProof/>
          <w:color w:val="000000"/>
          <w:sz w:val="20"/>
          <w:szCs w:val="20"/>
        </w:rPr>
        <w:t xml:space="preserve"> </w:t>
      </w:r>
      <w:r w:rsidR="007B6F45">
        <w:rPr>
          <w:rFonts w:ascii="Arial" w:hAnsi="Arial" w:cs="Arial"/>
          <w:noProof/>
          <w:color w:val="000000"/>
          <w:sz w:val="20"/>
          <w:szCs w:val="20"/>
        </w:rPr>
        <w:t>to the genus-level</w:t>
      </w:r>
      <w:r w:rsidR="00F444B9">
        <w:rPr>
          <w:rFonts w:ascii="Arial" w:hAnsi="Arial" w:cs="Arial"/>
          <w:noProof/>
          <w:color w:val="000000"/>
          <w:sz w:val="20"/>
          <w:szCs w:val="20"/>
        </w:rPr>
        <w:t xml:space="preserve"> only </w:t>
      </w:r>
      <w:r w:rsidR="00F444B9">
        <w:rPr>
          <w:rFonts w:ascii="Arial" w:hAnsi="Arial" w:cs="Arial"/>
          <w:sz w:val="20"/>
          <w:szCs w:val="20"/>
        </w:rPr>
        <w:fldChar w:fldCharType="begin">
          <w:fldData xml:space="preserve">PEVuZE5vdGU+PENpdGU+PEF1dGhvcj5MYW48L0F1dGhvcj48WWVhcj4yMDEyPC9ZZWFyPjxSZWNO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</w:fldData>
        </w:fldChar>
      </w:r>
      <w:r w:rsidR="00EA1A6A">
        <w:rPr>
          <w:rFonts w:ascii="Arial" w:hAnsi="Arial" w:cs="Arial"/>
          <w:sz w:val="20"/>
          <w:szCs w:val="20"/>
        </w:rPr>
        <w:instrText xml:space="preserve"> ADDIN EN.CITE </w:instrText>
      </w:r>
      <w:r w:rsidR="00EA1A6A">
        <w:rPr>
          <w:rFonts w:ascii="Arial" w:hAnsi="Arial" w:cs="Arial"/>
          <w:sz w:val="20"/>
          <w:szCs w:val="20"/>
        </w:rPr>
        <w:fldChar w:fldCharType="begin">
          <w:fldData xml:space="preserve">PEVuZE5vdGU+PENpdGU+PEF1dGhvcj5MYW48L0F1dGhvcj48WWVhcj4yMDEyPC9ZZWFyPjxSZWNO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</w:fldData>
        </w:fldChar>
      </w:r>
      <w:r w:rsidR="00EA1A6A">
        <w:rPr>
          <w:rFonts w:ascii="Arial" w:hAnsi="Arial" w:cs="Arial"/>
          <w:sz w:val="20"/>
          <w:szCs w:val="20"/>
        </w:rPr>
        <w:instrText xml:space="preserve"> ADDIN EN.CITE.DATA </w:instrText>
      </w:r>
      <w:r w:rsidR="00EA1A6A">
        <w:rPr>
          <w:rFonts w:ascii="Arial" w:hAnsi="Arial" w:cs="Arial"/>
          <w:sz w:val="20"/>
          <w:szCs w:val="20"/>
        </w:rPr>
      </w:r>
      <w:r w:rsidR="00EA1A6A">
        <w:rPr>
          <w:rFonts w:ascii="Arial" w:hAnsi="Arial" w:cs="Arial"/>
          <w:sz w:val="20"/>
          <w:szCs w:val="20"/>
        </w:rPr>
        <w:fldChar w:fldCharType="end"/>
      </w:r>
      <w:r w:rsidR="00F444B9">
        <w:rPr>
          <w:rFonts w:ascii="Arial" w:hAnsi="Arial" w:cs="Arial"/>
          <w:sz w:val="20"/>
          <w:szCs w:val="20"/>
        </w:rPr>
      </w:r>
      <w:r w:rsidR="00F444B9">
        <w:rPr>
          <w:rFonts w:ascii="Arial" w:hAnsi="Arial" w:cs="Arial"/>
          <w:sz w:val="20"/>
          <w:szCs w:val="20"/>
        </w:rPr>
        <w:fldChar w:fldCharType="separate"/>
      </w:r>
      <w:r w:rsidR="00EA1A6A">
        <w:rPr>
          <w:rFonts w:ascii="Arial" w:hAnsi="Arial" w:cs="Arial"/>
          <w:noProof/>
          <w:sz w:val="20"/>
          <w:szCs w:val="20"/>
        </w:rPr>
        <w:t>[10, 11]</w:t>
      </w:r>
      <w:r w:rsidR="00F444B9">
        <w:rPr>
          <w:rFonts w:ascii="Arial" w:hAnsi="Arial" w:cs="Arial"/>
          <w:sz w:val="20"/>
          <w:szCs w:val="20"/>
        </w:rPr>
        <w:fldChar w:fldCharType="end"/>
      </w:r>
      <w:r w:rsidR="007B6F45">
        <w:rPr>
          <w:rFonts w:ascii="Arial" w:hAnsi="Arial" w:cs="Arial"/>
          <w:noProof/>
          <w:color w:val="000000"/>
          <w:sz w:val="20"/>
          <w:szCs w:val="20"/>
        </w:rPr>
        <w:t>.</w:t>
      </w:r>
      <w:commentRangeEnd w:id="2"/>
      <w:r w:rsidR="009C625E">
        <w:rPr>
          <w:rStyle w:val="CommentReference"/>
        </w:rPr>
        <w:commentReference w:id="2"/>
      </w:r>
    </w:p>
    <w:p w14:paraId="077BE98D" w14:textId="62BF7CB5" w:rsidR="00A114FB" w:rsidRDefault="00030161" w:rsidP="00B922F2">
      <w:pPr>
        <w:spacing w:line="360" w:lineRule="auto"/>
        <w:ind w:firstLine="720"/>
        <w:rPr>
          <w:rFonts w:ascii="Arial" w:hAnsi="Arial" w:cs="Arial"/>
          <w:sz w:val="20"/>
          <w:szCs w:val="20"/>
        </w:rPr>
      </w:pPr>
      <w:r>
        <w:rPr>
          <w:rFonts w:ascii="Arial" w:hAnsi="Arial" w:cs="Arial"/>
          <w:noProof/>
          <w:color w:val="000000"/>
          <w:sz w:val="20"/>
          <w:szCs w:val="20"/>
        </w:rPr>
        <w:t>Estimat</w:t>
      </w:r>
      <w:r w:rsidR="00582952">
        <w:rPr>
          <w:rFonts w:ascii="Arial" w:hAnsi="Arial" w:cs="Arial"/>
          <w:noProof/>
          <w:color w:val="000000"/>
          <w:sz w:val="20"/>
          <w:szCs w:val="20"/>
        </w:rPr>
        <w:t>es</w:t>
      </w:r>
      <w:r>
        <w:rPr>
          <w:rFonts w:ascii="Arial" w:hAnsi="Arial" w:cs="Arial"/>
          <w:noProof/>
          <w:color w:val="000000"/>
          <w:sz w:val="20"/>
          <w:szCs w:val="20"/>
        </w:rPr>
        <w:t xml:space="preserve"> of classification accuracy for novel sequences </w:t>
      </w:r>
      <w:r w:rsidR="005F4CAD">
        <w:rPr>
          <w:rFonts w:ascii="Arial" w:hAnsi="Arial" w:cs="Arial"/>
          <w:noProof/>
          <w:color w:val="000000"/>
          <w:sz w:val="20"/>
          <w:szCs w:val="20"/>
        </w:rPr>
        <w:t>were</w:t>
      </w:r>
      <w:r w:rsidR="00582952">
        <w:rPr>
          <w:rFonts w:ascii="Arial" w:hAnsi="Arial" w:cs="Arial"/>
          <w:noProof/>
          <w:color w:val="000000"/>
          <w:sz w:val="20"/>
          <w:szCs w:val="20"/>
        </w:rPr>
        <w:t xml:space="preserve"> </w:t>
      </w:r>
      <w:r w:rsidR="005F4CAD">
        <w:rPr>
          <w:rFonts w:ascii="Arial" w:hAnsi="Arial" w:cs="Arial"/>
          <w:noProof/>
          <w:color w:val="000000"/>
          <w:sz w:val="20"/>
          <w:szCs w:val="20"/>
        </w:rPr>
        <w:t xml:space="preserve">obtained using </w:t>
      </w:r>
      <w:ins w:id="3" w:author="Gajer, Pawel" w:date="2022-05-26T09:42:00Z">
        <w:r w:rsidR="009C625E">
          <w:rPr>
            <w:rFonts w:ascii="Arial" w:hAnsi="Arial" w:cs="Arial"/>
            <w:noProof/>
            <w:color w:val="000000"/>
            <w:sz w:val="20"/>
            <w:szCs w:val="20"/>
          </w:rPr>
          <w:t xml:space="preserve">repeated </w:t>
        </w:r>
      </w:ins>
      <w:r>
        <w:rPr>
          <w:rFonts w:ascii="Arial" w:hAnsi="Arial" w:cs="Arial"/>
          <w:noProof/>
          <w:color w:val="000000"/>
          <w:sz w:val="20"/>
          <w:szCs w:val="20"/>
        </w:rPr>
        <w:t>10-fold cross validation</w:t>
      </w:r>
      <w:r w:rsidR="00F14E6A">
        <w:rPr>
          <w:rFonts w:ascii="Arial" w:hAnsi="Arial" w:cs="Arial"/>
          <w:noProof/>
          <w:color w:val="000000"/>
          <w:sz w:val="20"/>
          <w:szCs w:val="20"/>
        </w:rPr>
        <w:t xml:space="preserve">. </w:t>
      </w:r>
      <w:r w:rsidR="005D6D88">
        <w:rPr>
          <w:rFonts w:ascii="Arial" w:hAnsi="Arial" w:cs="Arial"/>
          <w:sz w:val="20"/>
          <w:szCs w:val="20"/>
        </w:rPr>
        <w:t xml:space="preserve">To ensure confidence in assignments, </w:t>
      </w:r>
      <w:proofErr w:type="spellStart"/>
      <w:r w:rsidR="00BE519D">
        <w:rPr>
          <w:rFonts w:ascii="Arial" w:hAnsi="Arial" w:cs="Arial"/>
          <w:sz w:val="20"/>
          <w:szCs w:val="20"/>
        </w:rPr>
        <w:t>speciateIT</w:t>
      </w:r>
      <w:proofErr w:type="spellEnd"/>
      <w:r w:rsidR="00BE519D">
        <w:rPr>
          <w:rFonts w:ascii="Arial" w:hAnsi="Arial" w:cs="Arial"/>
          <w:sz w:val="20"/>
          <w:szCs w:val="20"/>
        </w:rPr>
        <w:t xml:space="preserve"> </w:t>
      </w:r>
      <w:r w:rsidR="005D6D88">
        <w:rPr>
          <w:rFonts w:ascii="Arial" w:hAnsi="Arial" w:cs="Arial"/>
          <w:sz w:val="20"/>
          <w:szCs w:val="20"/>
        </w:rPr>
        <w:t xml:space="preserve">imposes model-specific classification error thresholds: when the posterior probability of a query sequence does not exceed this threshold, the query sequence is classified as the next highest taxonomic level at which this threshold requirement </w:t>
      </w:r>
      <w:r w:rsidR="00CF0D86">
        <w:rPr>
          <w:rFonts w:ascii="Arial" w:hAnsi="Arial" w:cs="Arial"/>
          <w:sz w:val="20"/>
          <w:szCs w:val="20"/>
        </w:rPr>
        <w:t>is</w:t>
      </w:r>
      <w:r w:rsidR="005D6D88">
        <w:rPr>
          <w:rFonts w:ascii="Arial" w:hAnsi="Arial" w:cs="Arial"/>
          <w:sz w:val="20"/>
          <w:szCs w:val="20"/>
        </w:rPr>
        <w:t xml:space="preserve"> </w:t>
      </w:r>
      <w:r w:rsidR="005D6D88">
        <w:rPr>
          <w:rFonts w:ascii="Arial" w:hAnsi="Arial" w:cs="Arial"/>
          <w:sz w:val="20"/>
          <w:szCs w:val="20"/>
        </w:rPr>
        <w:lastRenderedPageBreak/>
        <w:t xml:space="preserve">met. </w:t>
      </w:r>
      <w:commentRangeStart w:id="4"/>
      <w:r w:rsidR="00EA74C6">
        <w:rPr>
          <w:rFonts w:ascii="Arial" w:hAnsi="Arial" w:cs="Arial"/>
          <w:sz w:val="20"/>
          <w:szCs w:val="20"/>
        </w:rPr>
        <w:t xml:space="preserve">In the case of novel taxa, </w:t>
      </w:r>
      <w:proofErr w:type="spellStart"/>
      <w:r w:rsidR="00BE519D">
        <w:rPr>
          <w:rFonts w:ascii="Arial" w:hAnsi="Arial" w:cs="Arial"/>
          <w:sz w:val="20"/>
          <w:szCs w:val="20"/>
        </w:rPr>
        <w:t>speciateIT</w:t>
      </w:r>
      <w:proofErr w:type="spellEnd"/>
      <w:r w:rsidR="00BE519D">
        <w:rPr>
          <w:rFonts w:ascii="Arial" w:hAnsi="Arial" w:cs="Arial"/>
          <w:sz w:val="20"/>
          <w:szCs w:val="20"/>
        </w:rPr>
        <w:t xml:space="preserve"> </w:t>
      </w:r>
      <w:r w:rsidR="00EA74C6">
        <w:rPr>
          <w:rFonts w:ascii="Arial" w:hAnsi="Arial" w:cs="Arial"/>
          <w:sz w:val="20"/>
          <w:szCs w:val="20"/>
        </w:rPr>
        <w:t xml:space="preserve">is expected to assign higher-level </w:t>
      </w:r>
      <w:r w:rsidR="007664A8">
        <w:rPr>
          <w:rFonts w:ascii="Arial" w:hAnsi="Arial" w:cs="Arial"/>
          <w:sz w:val="20"/>
          <w:szCs w:val="20"/>
        </w:rPr>
        <w:t>classifications</w:t>
      </w:r>
      <w:commentRangeEnd w:id="4"/>
      <w:r w:rsidR="009C625E">
        <w:rPr>
          <w:rStyle w:val="CommentReference"/>
        </w:rPr>
        <w:commentReference w:id="4"/>
      </w:r>
      <w:r w:rsidR="007664A8">
        <w:rPr>
          <w:rFonts w:ascii="Arial" w:hAnsi="Arial" w:cs="Arial"/>
          <w:sz w:val="20"/>
          <w:szCs w:val="20"/>
        </w:rPr>
        <w:t xml:space="preserve">. </w:t>
      </w:r>
      <w:r w:rsidR="00235AF9">
        <w:rPr>
          <w:rFonts w:ascii="Arial" w:hAnsi="Arial" w:cs="Arial"/>
          <w:sz w:val="20"/>
          <w:szCs w:val="20"/>
        </w:rPr>
        <w:t>In ou</w:t>
      </w:r>
      <w:r w:rsidR="00714EE1">
        <w:rPr>
          <w:rFonts w:ascii="Arial" w:hAnsi="Arial" w:cs="Arial"/>
          <w:sz w:val="20"/>
          <w:szCs w:val="20"/>
        </w:rPr>
        <w:t xml:space="preserve">r 10-fold cross-validation testing of species </w:t>
      </w:r>
      <w:r w:rsidR="00511115">
        <w:rPr>
          <w:rFonts w:ascii="Arial" w:hAnsi="Arial" w:cs="Arial"/>
          <w:sz w:val="20"/>
          <w:szCs w:val="20"/>
        </w:rPr>
        <w:t xml:space="preserve">groups comprising </w:t>
      </w:r>
      <w:r w:rsidR="00714EE1">
        <w:rPr>
          <w:rFonts w:ascii="Arial" w:hAnsi="Arial" w:cs="Arial"/>
          <w:sz w:val="20"/>
          <w:szCs w:val="20"/>
        </w:rPr>
        <w:t>10 sequences or more</w:t>
      </w:r>
      <w:r w:rsidR="00235AF9">
        <w:rPr>
          <w:rFonts w:ascii="Arial" w:hAnsi="Arial" w:cs="Arial"/>
          <w:sz w:val="20"/>
          <w:szCs w:val="20"/>
        </w:rPr>
        <w:t>, t</w:t>
      </w:r>
      <w:r w:rsidR="005D6D88">
        <w:rPr>
          <w:rFonts w:ascii="Arial" w:hAnsi="Arial" w:cs="Arial"/>
          <w:sz w:val="20"/>
          <w:szCs w:val="20"/>
        </w:rPr>
        <w:t xml:space="preserve">he overall accuracy (correctness at any taxonomic level) </w:t>
      </w:r>
      <w:del w:id="5" w:author="Gajer, Pawel" w:date="2022-05-26T09:44:00Z">
        <w:r w:rsidR="005D6D88" w:rsidDel="009C625E">
          <w:rPr>
            <w:rFonts w:ascii="Arial" w:hAnsi="Arial" w:cs="Arial"/>
            <w:sz w:val="20"/>
            <w:szCs w:val="20"/>
          </w:rPr>
          <w:delText>of novel sequence</w:delText>
        </w:r>
        <w:r w:rsidR="004A592B" w:rsidDel="009C625E">
          <w:rPr>
            <w:rFonts w:ascii="Arial" w:hAnsi="Arial" w:cs="Arial"/>
            <w:sz w:val="20"/>
            <w:szCs w:val="20"/>
          </w:rPr>
          <w:delText xml:space="preserve"> classification</w:delText>
        </w:r>
        <w:r w:rsidR="005D6D88" w:rsidDel="009C625E">
          <w:rPr>
            <w:rFonts w:ascii="Arial" w:hAnsi="Arial" w:cs="Arial"/>
            <w:sz w:val="20"/>
            <w:szCs w:val="20"/>
          </w:rPr>
          <w:delText xml:space="preserve"> </w:delText>
        </w:r>
      </w:del>
      <w:r w:rsidR="005D6D88">
        <w:rPr>
          <w:rFonts w:ascii="Arial" w:hAnsi="Arial" w:cs="Arial"/>
          <w:sz w:val="20"/>
          <w:szCs w:val="20"/>
        </w:rPr>
        <w:t>wa</w:t>
      </w:r>
      <w:r w:rsidR="000125B6">
        <w:rPr>
          <w:rFonts w:ascii="Arial" w:hAnsi="Arial" w:cs="Arial"/>
          <w:sz w:val="20"/>
          <w:szCs w:val="20"/>
        </w:rPr>
        <w:t>s 92, 86</w:t>
      </w:r>
      <w:r w:rsidR="005D6D88">
        <w:rPr>
          <w:rFonts w:ascii="Arial" w:hAnsi="Arial" w:cs="Arial"/>
          <w:sz w:val="20"/>
          <w:szCs w:val="20"/>
        </w:rPr>
        <w:t xml:space="preserve">, and 80% for the </w:t>
      </w:r>
      <w:r w:rsidR="005D6D88">
        <w:rPr>
          <w:rFonts w:ascii="Arial" w:hAnsi="Arial" w:cs="Arial"/>
          <w:noProof/>
          <w:color w:val="000000"/>
          <w:sz w:val="20"/>
          <w:szCs w:val="20"/>
        </w:rPr>
        <w:t xml:space="preserve">V1-V3, V3-V4, and V4 regions, respectively, with the majority of correct assignments at the species or genus level </w:t>
      </w:r>
      <w:r w:rsidR="00714EE1">
        <w:rPr>
          <w:rFonts w:ascii="Arial" w:hAnsi="Arial" w:cs="Arial"/>
          <w:sz w:val="20"/>
          <w:szCs w:val="20"/>
        </w:rPr>
        <w:t>(</w:t>
      </w:r>
      <w:r w:rsidR="00714EE1" w:rsidRPr="00562CD0">
        <w:rPr>
          <w:rFonts w:ascii="Arial" w:hAnsi="Arial" w:cs="Arial"/>
          <w:b/>
          <w:sz w:val="20"/>
          <w:szCs w:val="20"/>
        </w:rPr>
        <w:t>Figure 1</w:t>
      </w:r>
      <w:r w:rsidR="00D517B0">
        <w:rPr>
          <w:rFonts w:ascii="Arial" w:hAnsi="Arial" w:cs="Arial"/>
          <w:sz w:val="20"/>
          <w:szCs w:val="20"/>
        </w:rPr>
        <w:t xml:space="preserve">). </w:t>
      </w:r>
      <w:commentRangeStart w:id="6"/>
      <w:r w:rsidR="00B74A84">
        <w:rPr>
          <w:rFonts w:ascii="Arial" w:hAnsi="Arial" w:cs="Arial"/>
          <w:noProof/>
          <w:color w:val="000000"/>
          <w:sz w:val="20"/>
          <w:szCs w:val="20"/>
        </w:rPr>
        <w:t xml:space="preserve">Comparatively, </w:t>
      </w:r>
      <w:r w:rsidR="00865C0C">
        <w:rPr>
          <w:rFonts w:ascii="Arial" w:hAnsi="Arial" w:cs="Arial"/>
          <w:noProof/>
          <w:color w:val="000000"/>
          <w:sz w:val="20"/>
          <w:szCs w:val="20"/>
        </w:rPr>
        <w:t>i</w:t>
      </w:r>
      <w:r w:rsidR="00FA560F">
        <w:rPr>
          <w:rFonts w:ascii="Arial" w:hAnsi="Arial" w:cs="Arial"/>
          <w:noProof/>
          <w:color w:val="000000"/>
          <w:sz w:val="20"/>
          <w:szCs w:val="20"/>
        </w:rPr>
        <w:t xml:space="preserve">n a 5-fold cross-validation test using the RDP </w:t>
      </w:r>
      <w:r w:rsidR="00511115" w:rsidRPr="00511115">
        <w:rPr>
          <w:rFonts w:ascii="Arial" w:hAnsi="Arial" w:cs="Arial"/>
          <w:noProof/>
          <w:color w:val="000000"/>
          <w:sz w:val="20"/>
          <w:szCs w:val="20"/>
        </w:rPr>
        <w:t xml:space="preserve">Naïve </w:t>
      </w:r>
      <w:r w:rsidR="00511115">
        <w:rPr>
          <w:rFonts w:ascii="Arial" w:hAnsi="Arial" w:cs="Arial"/>
          <w:noProof/>
          <w:color w:val="000000"/>
          <w:sz w:val="20"/>
          <w:szCs w:val="20"/>
        </w:rPr>
        <w:t xml:space="preserve"> Bayesian </w:t>
      </w:r>
      <w:r w:rsidR="00FA560F">
        <w:rPr>
          <w:rFonts w:ascii="Arial" w:hAnsi="Arial" w:cs="Arial"/>
          <w:noProof/>
          <w:color w:val="000000"/>
          <w:sz w:val="20"/>
          <w:szCs w:val="20"/>
        </w:rPr>
        <w:t xml:space="preserve">Classifier </w:t>
      </w:r>
      <w:r w:rsidR="00A05FAC">
        <w:rPr>
          <w:rFonts w:ascii="Arial" w:hAnsi="Arial" w:cs="Arial"/>
          <w:noProof/>
          <w:color w:val="000000"/>
          <w:sz w:val="20"/>
          <w:szCs w:val="20"/>
        </w:rPr>
        <w:t>and</w:t>
      </w:r>
      <w:r w:rsidR="00955306">
        <w:rPr>
          <w:rFonts w:ascii="Arial" w:hAnsi="Arial" w:cs="Arial"/>
          <w:noProof/>
          <w:color w:val="000000"/>
          <w:sz w:val="20"/>
          <w:szCs w:val="20"/>
        </w:rPr>
        <w:t xml:space="preserve"> 100, 250, and</w:t>
      </w:r>
      <w:r w:rsidR="00FA560F">
        <w:rPr>
          <w:rFonts w:ascii="Arial" w:hAnsi="Arial" w:cs="Arial"/>
          <w:noProof/>
          <w:color w:val="000000"/>
          <w:sz w:val="20"/>
          <w:szCs w:val="20"/>
        </w:rPr>
        <w:t xml:space="preserve"> 500 bp reads of the RDP training set (variable region</w:t>
      </w:r>
      <w:r w:rsidR="00955306">
        <w:rPr>
          <w:rFonts w:ascii="Arial" w:hAnsi="Arial" w:cs="Arial"/>
          <w:noProof/>
          <w:color w:val="000000"/>
          <w:sz w:val="20"/>
          <w:szCs w:val="20"/>
        </w:rPr>
        <w:t xml:space="preserve">s </w:t>
      </w:r>
      <w:r w:rsidR="009E196A">
        <w:rPr>
          <w:rFonts w:ascii="Arial" w:hAnsi="Arial" w:cs="Arial"/>
          <w:noProof/>
          <w:color w:val="000000"/>
          <w:sz w:val="20"/>
          <w:szCs w:val="20"/>
        </w:rPr>
        <w:t>were not defined</w:t>
      </w:r>
      <w:r w:rsidR="00FA560F">
        <w:rPr>
          <w:rFonts w:ascii="Arial" w:hAnsi="Arial" w:cs="Arial"/>
          <w:noProof/>
          <w:color w:val="000000"/>
          <w:sz w:val="20"/>
          <w:szCs w:val="20"/>
        </w:rPr>
        <w:t>),</w:t>
      </w:r>
      <w:r w:rsidR="0072199A">
        <w:rPr>
          <w:rFonts w:ascii="Arial" w:hAnsi="Arial" w:cs="Arial"/>
          <w:noProof/>
          <w:color w:val="000000"/>
          <w:sz w:val="20"/>
          <w:szCs w:val="20"/>
        </w:rPr>
        <w:t xml:space="preserve"> </w:t>
      </w:r>
      <w:r w:rsidR="00D7391D">
        <w:rPr>
          <w:rFonts w:ascii="Arial" w:hAnsi="Arial" w:cs="Arial"/>
          <w:noProof/>
          <w:color w:val="000000"/>
          <w:sz w:val="20"/>
          <w:szCs w:val="20"/>
        </w:rPr>
        <w:t xml:space="preserve">classification </w:t>
      </w:r>
      <w:del w:id="7" w:author="Gajer, Pawel" w:date="2022-05-26T09:44:00Z">
        <w:r w:rsidR="00F94E7E" w:rsidDel="005A190D">
          <w:rPr>
            <w:rFonts w:ascii="Arial" w:hAnsi="Arial" w:cs="Arial"/>
            <w:noProof/>
            <w:color w:val="000000"/>
            <w:sz w:val="20"/>
            <w:szCs w:val="20"/>
          </w:rPr>
          <w:delText>of novel sequences</w:delText>
        </w:r>
        <w:r w:rsidR="009E4B74" w:rsidDel="005A190D">
          <w:rPr>
            <w:rFonts w:ascii="Arial" w:hAnsi="Arial" w:cs="Arial"/>
            <w:noProof/>
            <w:color w:val="000000"/>
            <w:sz w:val="20"/>
            <w:szCs w:val="20"/>
          </w:rPr>
          <w:delText xml:space="preserve"> resulted in</w:delText>
        </w:r>
      </w:del>
      <w:ins w:id="8" w:author="Gajer, Pawel" w:date="2022-05-26T09:44:00Z">
        <w:r w:rsidR="005A190D">
          <w:rPr>
            <w:rFonts w:ascii="Arial" w:hAnsi="Arial" w:cs="Arial"/>
            <w:noProof/>
            <w:color w:val="000000"/>
            <w:sz w:val="20"/>
            <w:szCs w:val="20"/>
          </w:rPr>
          <w:t>accuracy was</w:t>
        </w:r>
      </w:ins>
      <w:r w:rsidR="0072199A">
        <w:rPr>
          <w:rFonts w:ascii="Arial" w:hAnsi="Arial" w:cs="Arial"/>
          <w:noProof/>
          <w:color w:val="000000"/>
          <w:sz w:val="20"/>
          <w:szCs w:val="20"/>
        </w:rPr>
        <w:t xml:space="preserve"> 48, 55, and 64%</w:t>
      </w:r>
      <w:r w:rsidR="009E4B74">
        <w:rPr>
          <w:rFonts w:ascii="Arial" w:hAnsi="Arial" w:cs="Arial"/>
          <w:noProof/>
          <w:color w:val="000000"/>
          <w:sz w:val="20"/>
          <w:szCs w:val="20"/>
        </w:rPr>
        <w:t xml:space="preserve"> accuracy (sensitivity)</w:t>
      </w:r>
      <w:r w:rsidR="00F538D6">
        <w:rPr>
          <w:rFonts w:ascii="Arial" w:hAnsi="Arial" w:cs="Arial"/>
          <w:noProof/>
          <w:color w:val="000000"/>
          <w:sz w:val="20"/>
          <w:szCs w:val="20"/>
        </w:rPr>
        <w:t xml:space="preserve"> at the genus level</w:t>
      </w:r>
      <w:r w:rsidR="00F96BAA">
        <w:rPr>
          <w:rFonts w:ascii="Arial" w:hAnsi="Arial" w:cs="Arial"/>
          <w:noProof/>
          <w:color w:val="000000"/>
          <w:sz w:val="20"/>
          <w:szCs w:val="20"/>
        </w:rPr>
        <w:t>, respectively</w:t>
      </w:r>
      <w:r w:rsidR="00721115">
        <w:rPr>
          <w:rFonts w:ascii="Arial" w:hAnsi="Arial" w:cs="Arial"/>
          <w:noProof/>
          <w:color w:val="000000"/>
          <w:sz w:val="20"/>
          <w:szCs w:val="20"/>
        </w:rPr>
        <w:t xml:space="preserve"> </w:t>
      </w:r>
      <w:r w:rsidR="00721115">
        <w:rPr>
          <w:rFonts w:ascii="Arial" w:hAnsi="Arial" w:cs="Arial"/>
          <w:noProof/>
          <w:color w:val="000000"/>
          <w:sz w:val="20"/>
          <w:szCs w:val="20"/>
        </w:rPr>
        <w:fldChar w:fldCharType="begin"/>
      </w:r>
      <w:r w:rsidR="00EA1A6A">
        <w:rPr>
          <w:rFonts w:ascii="Arial" w:hAnsi="Arial" w:cs="Arial"/>
          <w:noProof/>
          <w:color w:val="000000"/>
          <w:sz w:val="20"/>
          <w:szCs w:val="20"/>
        </w:rPr>
        <w:instrText xml:space="preserve"> ADDIN EN.CITE &lt;EndNote&gt;&lt;Cite&gt;&lt;Author&gt;Lan&lt;/Author&gt;&lt;Year&gt;2012&lt;/Year&gt;&lt;RecNum&gt;3484&lt;/RecNum&gt;&lt;DisplayText&gt;[10]&lt;/DisplayText&gt;&lt;record&gt;&lt;rec-number&gt;3484&lt;/rec-number&gt;&lt;foreign-keys&gt;&lt;key app="EN" db-id="0evp2evdkfxv9yefvs3pat2bszawwvve020p" timestamp="1523453026"&gt;3484&lt;/key&gt;&lt;/foreign-keys&gt;&lt;ref-type name="Journal Article"&gt;17&lt;/ref-type&gt;&lt;contributors&gt;&lt;authors&gt;&lt;author&gt;Lan, Y.&lt;/author&gt;&lt;author&gt;Wang, Q.&lt;/author&gt;&lt;author&gt;Cole, J. R.&lt;/author&gt;&lt;author&gt;Rosen, G. L.&lt;/author&gt;&lt;/authors&gt;&lt;/contributors&gt;&lt;auth-address&gt;School of Biomedical Engineering, Science, and Health Systems, Drexel University, Philadelphia, Pennsylvania, United States of America.&lt;/auth-address&gt;&lt;titles&gt;&lt;title&gt;Using the RDP classifier to predict taxonomic novelty and reduce the search space for finding novel organisms&lt;/title&gt;&lt;secondary-title&gt;PLoS One&lt;/secondary-title&gt;&lt;/titles&gt;&lt;periodical&gt;&lt;full-title&gt;PLoS One&lt;/full-title&gt;&lt;/periodical&gt;&lt;pages&gt;e32491&lt;/pages&gt;&lt;volume&gt;7&lt;/volume&gt;&lt;number&gt;3&lt;/number&gt;&lt;keywords&gt;&lt;keyword&gt;Artificial Intelligence&lt;/keyword&gt;&lt;keyword&gt;Base Pairing&lt;/keyword&gt;&lt;keyword&gt;Classification/*methods&lt;/keyword&gt;&lt;keyword&gt;*Databases, Genetic&lt;/keyword&gt;&lt;keyword&gt;Discriminant Analysis&lt;/keyword&gt;&lt;keyword&gt;Likelihood Functions&lt;/keyword&gt;&lt;keyword&gt;Metagenomics&lt;/keyword&gt;&lt;keyword&gt;ROC Curve&lt;/keyword&gt;&lt;keyword&gt;Ribosomes/*genetics&lt;/keyword&gt;&lt;keyword&gt;Soil&lt;/keyword&gt;&lt;keyword&gt;Time Factors&lt;/keyword&gt;&lt;/keywords&gt;&lt;dates&gt;&lt;year&gt;2012&lt;/year&gt;&lt;/dates&gt;&lt;isbn&gt;1932-6203 (Electronic)&amp;#xD;1932-6203 (Linking)&lt;/isbn&gt;&lt;accession-num&gt;22403664&lt;/accession-num&gt;&lt;urls&gt;&lt;related-urls&gt;&lt;url&gt;https://www.ncbi.nlm.nih.gov/pubmed/22403664&lt;/url&gt;&lt;/related-urls&gt;&lt;/urls&gt;&lt;custom2&gt;PMC3293824&lt;/custom2&gt;&lt;electronic-resource-num&gt;10.1371/journal.pone.0032491&lt;/electronic-resource-num&gt;&lt;/record&gt;&lt;/Cite&gt;&lt;/EndNote&gt;</w:instrText>
      </w:r>
      <w:r w:rsidR="00721115">
        <w:rPr>
          <w:rFonts w:ascii="Arial" w:hAnsi="Arial" w:cs="Arial"/>
          <w:noProof/>
          <w:color w:val="000000"/>
          <w:sz w:val="20"/>
          <w:szCs w:val="20"/>
        </w:rPr>
        <w:fldChar w:fldCharType="separate"/>
      </w:r>
      <w:r w:rsidR="00EA1A6A">
        <w:rPr>
          <w:rFonts w:ascii="Arial" w:hAnsi="Arial" w:cs="Arial"/>
          <w:noProof/>
          <w:color w:val="000000"/>
          <w:sz w:val="20"/>
          <w:szCs w:val="20"/>
        </w:rPr>
        <w:t>[10]</w:t>
      </w:r>
      <w:r w:rsidR="00721115">
        <w:rPr>
          <w:rFonts w:ascii="Arial" w:hAnsi="Arial" w:cs="Arial"/>
          <w:noProof/>
          <w:color w:val="000000"/>
          <w:sz w:val="20"/>
          <w:szCs w:val="20"/>
        </w:rPr>
        <w:fldChar w:fldCharType="end"/>
      </w:r>
      <w:r w:rsidR="0072199A">
        <w:rPr>
          <w:rFonts w:ascii="Arial" w:hAnsi="Arial" w:cs="Arial"/>
          <w:noProof/>
          <w:color w:val="000000"/>
          <w:sz w:val="20"/>
          <w:szCs w:val="20"/>
        </w:rPr>
        <w:t>.</w:t>
      </w:r>
      <w:r w:rsidR="003A1191">
        <w:rPr>
          <w:rFonts w:ascii="Arial" w:hAnsi="Arial" w:cs="Arial"/>
          <w:noProof/>
          <w:color w:val="000000"/>
          <w:sz w:val="20"/>
          <w:szCs w:val="20"/>
        </w:rPr>
        <w:t xml:space="preserve"> </w:t>
      </w:r>
      <w:commentRangeEnd w:id="6"/>
      <w:r w:rsidR="005A190D">
        <w:rPr>
          <w:rStyle w:val="CommentReference"/>
        </w:rPr>
        <w:commentReference w:id="6"/>
      </w:r>
    </w:p>
    <w:p w14:paraId="24968D46" w14:textId="14F3B94E" w:rsidR="00114ABB" w:rsidRPr="006F33EB" w:rsidRDefault="007A061E" w:rsidP="006F33EB">
      <w:pPr>
        <w:spacing w:line="360" w:lineRule="auto"/>
        <w:ind w:firstLine="720"/>
        <w:rPr>
          <w:rFonts w:ascii="Arial" w:hAnsi="Arial" w:cs="Arial"/>
          <w:sz w:val="20"/>
          <w:szCs w:val="20"/>
        </w:rPr>
      </w:pPr>
      <w:r>
        <w:rPr>
          <w:rFonts w:ascii="Arial" w:hAnsi="Arial" w:cs="Arial"/>
          <w:sz w:val="20"/>
          <w:szCs w:val="20"/>
        </w:rPr>
        <w:t xml:space="preserve"> </w:t>
      </w:r>
      <w:r w:rsidR="003A0439" w:rsidRPr="00677372">
        <w:rPr>
          <w:rFonts w:ascii="Arial" w:hAnsi="Arial" w:cs="Arial"/>
          <w:sz w:val="20"/>
          <w:szCs w:val="20"/>
        </w:rPr>
        <w:t xml:space="preserve">Additionally, the speed of </w:t>
      </w:r>
      <w:proofErr w:type="spellStart"/>
      <w:r w:rsidR="00BE519D">
        <w:rPr>
          <w:rFonts w:ascii="Arial" w:hAnsi="Arial" w:cs="Arial"/>
          <w:sz w:val="20"/>
          <w:szCs w:val="20"/>
        </w:rPr>
        <w:t>speciateIT</w:t>
      </w:r>
      <w:proofErr w:type="spellEnd"/>
      <w:r w:rsidR="00BE519D">
        <w:rPr>
          <w:rFonts w:ascii="Arial" w:hAnsi="Arial" w:cs="Arial"/>
          <w:sz w:val="20"/>
          <w:szCs w:val="20"/>
        </w:rPr>
        <w:t xml:space="preserve"> </w:t>
      </w:r>
      <w:r w:rsidR="000E7D4F">
        <w:rPr>
          <w:rFonts w:ascii="Arial" w:hAnsi="Arial" w:cs="Arial"/>
          <w:sz w:val="20"/>
          <w:szCs w:val="20"/>
        </w:rPr>
        <w:t>is incomparable</w:t>
      </w:r>
      <w:r w:rsidR="00451D5A">
        <w:rPr>
          <w:rFonts w:ascii="Arial" w:hAnsi="Arial" w:cs="Arial"/>
          <w:sz w:val="20"/>
          <w:szCs w:val="20"/>
        </w:rPr>
        <w:t xml:space="preserve"> because of </w:t>
      </w:r>
      <w:r w:rsidR="00C95FF9">
        <w:rPr>
          <w:rFonts w:ascii="Arial" w:hAnsi="Arial" w:cs="Arial"/>
          <w:sz w:val="20"/>
          <w:szCs w:val="20"/>
        </w:rPr>
        <w:t xml:space="preserve">its novel </w:t>
      </w:r>
      <w:r w:rsidR="00702A45">
        <w:rPr>
          <w:rFonts w:ascii="Arial" w:hAnsi="Arial" w:cs="Arial"/>
          <w:sz w:val="20"/>
          <w:szCs w:val="20"/>
        </w:rPr>
        <w:t>model</w:t>
      </w:r>
      <w:r w:rsidR="00451D5A">
        <w:rPr>
          <w:rFonts w:ascii="Arial" w:hAnsi="Arial" w:cs="Arial"/>
          <w:sz w:val="20"/>
          <w:szCs w:val="20"/>
        </w:rPr>
        <w:t xml:space="preserve"> tree</w:t>
      </w:r>
      <w:r w:rsidR="00C95FF9">
        <w:rPr>
          <w:rFonts w:ascii="Arial" w:hAnsi="Arial" w:cs="Arial"/>
          <w:sz w:val="20"/>
          <w:szCs w:val="20"/>
        </w:rPr>
        <w:t>-based approach</w:t>
      </w:r>
      <w:r w:rsidR="00451D5A">
        <w:rPr>
          <w:rFonts w:ascii="Arial" w:hAnsi="Arial" w:cs="Arial"/>
          <w:sz w:val="20"/>
          <w:szCs w:val="20"/>
        </w:rPr>
        <w:t xml:space="preserve"> which d</w:t>
      </w:r>
      <w:r w:rsidR="00792EA0">
        <w:rPr>
          <w:rFonts w:ascii="Arial" w:hAnsi="Arial" w:cs="Arial"/>
          <w:sz w:val="20"/>
          <w:szCs w:val="20"/>
        </w:rPr>
        <w:t>irects</w:t>
      </w:r>
      <w:r w:rsidR="00451D5A">
        <w:rPr>
          <w:rFonts w:ascii="Arial" w:hAnsi="Arial" w:cs="Arial"/>
          <w:sz w:val="20"/>
          <w:szCs w:val="20"/>
        </w:rPr>
        <w:t xml:space="preserve"> query sequence </w:t>
      </w:r>
      <w:r w:rsidR="0054433C">
        <w:rPr>
          <w:rFonts w:ascii="Arial" w:hAnsi="Arial" w:cs="Arial"/>
          <w:sz w:val="20"/>
          <w:szCs w:val="20"/>
        </w:rPr>
        <w:t>classification</w:t>
      </w:r>
      <w:r w:rsidR="0031109F">
        <w:rPr>
          <w:rFonts w:ascii="Arial" w:hAnsi="Arial" w:cs="Arial"/>
          <w:sz w:val="20"/>
          <w:szCs w:val="20"/>
        </w:rPr>
        <w:t xml:space="preserve"> </w:t>
      </w:r>
      <w:r w:rsidR="00451D5A">
        <w:rPr>
          <w:rFonts w:ascii="Arial" w:hAnsi="Arial" w:cs="Arial"/>
          <w:sz w:val="20"/>
          <w:szCs w:val="20"/>
        </w:rPr>
        <w:t xml:space="preserve">from the </w:t>
      </w:r>
      <w:ins w:id="9" w:author="Gajer, Pawel" w:date="2022-05-26T09:46:00Z">
        <w:r w:rsidR="00F72797">
          <w:rPr>
            <w:rFonts w:ascii="Arial" w:hAnsi="Arial" w:cs="Arial"/>
            <w:sz w:val="20"/>
            <w:szCs w:val="20"/>
          </w:rPr>
          <w:t>root</w:t>
        </w:r>
      </w:ins>
      <w:del w:id="10" w:author="Gajer, Pawel" w:date="2022-05-26T09:46:00Z">
        <w:r w:rsidR="00451D5A" w:rsidDel="00F72797">
          <w:rPr>
            <w:rFonts w:ascii="Arial" w:hAnsi="Arial" w:cs="Arial"/>
            <w:sz w:val="20"/>
            <w:szCs w:val="20"/>
          </w:rPr>
          <w:delText>top</w:delText>
        </w:r>
      </w:del>
      <w:r w:rsidR="00451D5A">
        <w:rPr>
          <w:rFonts w:ascii="Arial" w:hAnsi="Arial" w:cs="Arial"/>
          <w:sz w:val="20"/>
          <w:szCs w:val="20"/>
        </w:rPr>
        <w:t xml:space="preserve"> of the tree</w:t>
      </w:r>
      <w:del w:id="11" w:author="Gajer, Pawel" w:date="2022-05-26T09:46:00Z">
        <w:r w:rsidR="00451D5A" w:rsidDel="00F72797">
          <w:rPr>
            <w:rFonts w:ascii="Arial" w:hAnsi="Arial" w:cs="Arial"/>
            <w:sz w:val="20"/>
            <w:szCs w:val="20"/>
          </w:rPr>
          <w:delText xml:space="preserve"> (Root)</w:delText>
        </w:r>
      </w:del>
      <w:r w:rsidR="00451D5A">
        <w:rPr>
          <w:rFonts w:ascii="Arial" w:hAnsi="Arial" w:cs="Arial"/>
          <w:sz w:val="20"/>
          <w:szCs w:val="20"/>
        </w:rPr>
        <w:t xml:space="preserve"> to the </w:t>
      </w:r>
      <w:del w:id="12" w:author="Gajer, Pawel" w:date="2022-05-26T09:46:00Z">
        <w:r w:rsidR="00451D5A" w:rsidDel="00F72797">
          <w:rPr>
            <w:rFonts w:ascii="Arial" w:hAnsi="Arial" w:cs="Arial"/>
            <w:sz w:val="20"/>
            <w:szCs w:val="20"/>
          </w:rPr>
          <w:delText xml:space="preserve">branch or </w:delText>
        </w:r>
      </w:del>
      <w:r w:rsidR="00451D5A">
        <w:rPr>
          <w:rFonts w:ascii="Arial" w:hAnsi="Arial" w:cs="Arial"/>
          <w:sz w:val="20"/>
          <w:szCs w:val="20"/>
        </w:rPr>
        <w:t>node of its final classification</w:t>
      </w:r>
      <w:r w:rsidR="00C95FF9">
        <w:rPr>
          <w:rFonts w:ascii="Arial" w:hAnsi="Arial" w:cs="Arial"/>
          <w:sz w:val="20"/>
          <w:szCs w:val="20"/>
        </w:rPr>
        <w:t xml:space="preserve"> (</w:t>
      </w:r>
      <w:r w:rsidR="00C95FF9" w:rsidRPr="00562CD0">
        <w:rPr>
          <w:rFonts w:ascii="Arial" w:hAnsi="Arial" w:cs="Arial"/>
          <w:b/>
          <w:sz w:val="20"/>
          <w:szCs w:val="20"/>
        </w:rPr>
        <w:t>Figure 2</w:t>
      </w:r>
      <w:r w:rsidR="00C95FF9">
        <w:rPr>
          <w:rFonts w:ascii="Arial" w:hAnsi="Arial" w:cs="Arial"/>
          <w:sz w:val="20"/>
          <w:szCs w:val="20"/>
        </w:rPr>
        <w:t>)</w:t>
      </w:r>
      <w:r w:rsidR="000E7D4F">
        <w:rPr>
          <w:rFonts w:ascii="Arial" w:hAnsi="Arial" w:cs="Arial"/>
          <w:sz w:val="20"/>
          <w:szCs w:val="20"/>
        </w:rPr>
        <w:t>.</w:t>
      </w:r>
      <w:r w:rsidR="00451D5A">
        <w:rPr>
          <w:rFonts w:ascii="Arial" w:hAnsi="Arial" w:cs="Arial"/>
          <w:sz w:val="20"/>
          <w:szCs w:val="20"/>
        </w:rPr>
        <w:t xml:space="preserve"> </w:t>
      </w:r>
      <w:commentRangeStart w:id="13"/>
      <w:r w:rsidR="00451D5A">
        <w:rPr>
          <w:rFonts w:ascii="Arial" w:hAnsi="Arial" w:cs="Arial"/>
          <w:sz w:val="20"/>
          <w:szCs w:val="20"/>
        </w:rPr>
        <w:t>Classification</w:t>
      </w:r>
      <w:r w:rsidR="003A0439" w:rsidRPr="00677372">
        <w:rPr>
          <w:rFonts w:ascii="Arial" w:hAnsi="Arial" w:cs="Arial"/>
          <w:sz w:val="20"/>
          <w:szCs w:val="20"/>
        </w:rPr>
        <w:t xml:space="preserve"> </w:t>
      </w:r>
      <w:r w:rsidR="00933A1C">
        <w:rPr>
          <w:rFonts w:ascii="Arial" w:hAnsi="Arial" w:cs="Arial"/>
          <w:sz w:val="20"/>
          <w:szCs w:val="20"/>
        </w:rPr>
        <w:t>spee</w:t>
      </w:r>
      <w:r w:rsidR="008B196C">
        <w:rPr>
          <w:rFonts w:ascii="Arial" w:hAnsi="Arial" w:cs="Arial"/>
          <w:sz w:val="20"/>
          <w:szCs w:val="20"/>
        </w:rPr>
        <w:t xml:space="preserve">d was measured on a 2015 </w:t>
      </w:r>
      <w:proofErr w:type="spellStart"/>
      <w:r w:rsidR="008B196C">
        <w:rPr>
          <w:rFonts w:ascii="Arial" w:hAnsi="Arial" w:cs="Arial"/>
          <w:sz w:val="20"/>
          <w:szCs w:val="20"/>
        </w:rPr>
        <w:t>Macbook</w:t>
      </w:r>
      <w:proofErr w:type="spellEnd"/>
      <w:r w:rsidR="008B196C">
        <w:rPr>
          <w:rFonts w:ascii="Arial" w:hAnsi="Arial" w:cs="Arial"/>
          <w:sz w:val="20"/>
          <w:szCs w:val="20"/>
        </w:rPr>
        <w:t xml:space="preserve"> Pro </w:t>
      </w:r>
      <w:commentRangeEnd w:id="13"/>
      <w:r w:rsidR="00BC68E0">
        <w:rPr>
          <w:rStyle w:val="CommentReference"/>
        </w:rPr>
        <w:commentReference w:id="13"/>
      </w:r>
      <w:r w:rsidR="00085150">
        <w:rPr>
          <w:rFonts w:ascii="Arial" w:hAnsi="Arial" w:cs="Arial"/>
          <w:sz w:val="20"/>
          <w:szCs w:val="20"/>
        </w:rPr>
        <w:t xml:space="preserve">using </w:t>
      </w:r>
      <w:r w:rsidR="0053186F">
        <w:rPr>
          <w:rFonts w:ascii="Arial" w:hAnsi="Arial" w:cs="Arial"/>
          <w:sz w:val="20"/>
          <w:szCs w:val="20"/>
        </w:rPr>
        <w:t>each</w:t>
      </w:r>
      <w:r w:rsidR="002A0AB5">
        <w:rPr>
          <w:rFonts w:ascii="Arial" w:hAnsi="Arial" w:cs="Arial"/>
          <w:sz w:val="20"/>
          <w:szCs w:val="20"/>
        </w:rPr>
        <w:t xml:space="preserve"> amplicon</w:t>
      </w:r>
      <w:r w:rsidR="00085150">
        <w:rPr>
          <w:rFonts w:ascii="Arial" w:hAnsi="Arial" w:cs="Arial"/>
          <w:sz w:val="20"/>
          <w:szCs w:val="20"/>
        </w:rPr>
        <w:t xml:space="preserve"> refere</w:t>
      </w:r>
      <w:r w:rsidR="00DB1574">
        <w:rPr>
          <w:rFonts w:ascii="Arial" w:hAnsi="Arial" w:cs="Arial"/>
          <w:sz w:val="20"/>
          <w:szCs w:val="20"/>
        </w:rPr>
        <w:t>nce training set sampled to 10</w:t>
      </w:r>
      <w:r w:rsidR="00DB1574" w:rsidRPr="00DB1574">
        <w:rPr>
          <w:rFonts w:ascii="Arial" w:hAnsi="Arial" w:cs="Arial"/>
          <w:sz w:val="20"/>
          <w:szCs w:val="20"/>
          <w:vertAlign w:val="superscript"/>
        </w:rPr>
        <w:t>1</w:t>
      </w:r>
      <w:r w:rsidR="00DB1574">
        <w:rPr>
          <w:rFonts w:ascii="Arial" w:hAnsi="Arial" w:cs="Arial"/>
          <w:sz w:val="20"/>
          <w:szCs w:val="20"/>
        </w:rPr>
        <w:t>-10</w:t>
      </w:r>
      <w:r w:rsidR="00DB1574" w:rsidRPr="00DB1574">
        <w:rPr>
          <w:rFonts w:ascii="Arial" w:hAnsi="Arial" w:cs="Arial"/>
          <w:sz w:val="20"/>
          <w:szCs w:val="20"/>
          <w:vertAlign w:val="superscript"/>
        </w:rPr>
        <w:t>7</w:t>
      </w:r>
      <w:r w:rsidR="00085150">
        <w:rPr>
          <w:rFonts w:ascii="Arial" w:hAnsi="Arial" w:cs="Arial"/>
          <w:sz w:val="20"/>
          <w:szCs w:val="20"/>
        </w:rPr>
        <w:t xml:space="preserve"> sequences</w:t>
      </w:r>
      <w:r w:rsidR="008407E0">
        <w:rPr>
          <w:rFonts w:ascii="Arial" w:hAnsi="Arial" w:cs="Arial"/>
          <w:sz w:val="20"/>
          <w:szCs w:val="20"/>
        </w:rPr>
        <w:t xml:space="preserve"> and processed on one core</w:t>
      </w:r>
      <w:r w:rsidR="0053186F">
        <w:rPr>
          <w:rFonts w:ascii="Arial" w:hAnsi="Arial" w:cs="Arial"/>
          <w:sz w:val="20"/>
          <w:szCs w:val="20"/>
        </w:rPr>
        <w:t>.</w:t>
      </w:r>
      <w:r w:rsidR="00105BFF">
        <w:rPr>
          <w:rFonts w:ascii="Arial" w:hAnsi="Arial" w:cs="Arial"/>
          <w:sz w:val="20"/>
          <w:szCs w:val="20"/>
        </w:rPr>
        <w:t xml:space="preserve"> Classification speed ranged from </w:t>
      </w:r>
      <w:r w:rsidR="008407E0">
        <w:rPr>
          <w:rFonts w:ascii="Arial" w:hAnsi="Arial" w:cs="Arial"/>
          <w:sz w:val="20"/>
          <w:szCs w:val="20"/>
        </w:rPr>
        <w:t>~2 million</w:t>
      </w:r>
      <w:r w:rsidR="00105BFF">
        <w:rPr>
          <w:rFonts w:ascii="Arial" w:hAnsi="Arial" w:cs="Arial"/>
          <w:sz w:val="20"/>
          <w:szCs w:val="20"/>
        </w:rPr>
        <w:t xml:space="preserve"> seq</w:t>
      </w:r>
      <w:r w:rsidR="008407E0">
        <w:rPr>
          <w:rFonts w:ascii="Arial" w:hAnsi="Arial" w:cs="Arial"/>
          <w:sz w:val="20"/>
          <w:szCs w:val="20"/>
        </w:rPr>
        <w:t>uences</w:t>
      </w:r>
      <w:r w:rsidR="00105BFF">
        <w:rPr>
          <w:rFonts w:ascii="Arial" w:hAnsi="Arial" w:cs="Arial"/>
          <w:sz w:val="20"/>
          <w:szCs w:val="20"/>
        </w:rPr>
        <w:t>/</w:t>
      </w:r>
      <w:r w:rsidR="003C584E">
        <w:rPr>
          <w:rFonts w:ascii="Arial" w:hAnsi="Arial" w:cs="Arial"/>
          <w:sz w:val="20"/>
          <w:szCs w:val="20"/>
        </w:rPr>
        <w:t xml:space="preserve">hour </w:t>
      </w:r>
      <w:r w:rsidR="00105BFF">
        <w:rPr>
          <w:rFonts w:ascii="Arial" w:hAnsi="Arial" w:cs="Arial"/>
          <w:sz w:val="20"/>
          <w:szCs w:val="20"/>
        </w:rPr>
        <w:t xml:space="preserve">to </w:t>
      </w:r>
      <w:r w:rsidR="003E6A00">
        <w:rPr>
          <w:rFonts w:ascii="Arial" w:hAnsi="Arial" w:cs="Arial"/>
          <w:sz w:val="20"/>
          <w:szCs w:val="20"/>
        </w:rPr>
        <w:t>~6 million</w:t>
      </w:r>
      <w:r w:rsidR="00105BFF">
        <w:rPr>
          <w:rFonts w:ascii="Arial" w:hAnsi="Arial" w:cs="Arial"/>
          <w:sz w:val="20"/>
          <w:szCs w:val="20"/>
        </w:rPr>
        <w:t xml:space="preserve"> seq</w:t>
      </w:r>
      <w:r w:rsidR="008407E0">
        <w:rPr>
          <w:rFonts w:ascii="Arial" w:hAnsi="Arial" w:cs="Arial"/>
          <w:sz w:val="20"/>
          <w:szCs w:val="20"/>
        </w:rPr>
        <w:t>uences</w:t>
      </w:r>
      <w:r w:rsidR="00105BFF">
        <w:rPr>
          <w:rFonts w:ascii="Arial" w:hAnsi="Arial" w:cs="Arial"/>
          <w:sz w:val="20"/>
          <w:szCs w:val="20"/>
        </w:rPr>
        <w:t>/</w:t>
      </w:r>
      <w:r w:rsidR="003E6A00">
        <w:rPr>
          <w:rFonts w:ascii="Arial" w:hAnsi="Arial" w:cs="Arial"/>
          <w:sz w:val="20"/>
          <w:szCs w:val="20"/>
        </w:rPr>
        <w:t>hour</w:t>
      </w:r>
      <w:r w:rsidR="00105BFF">
        <w:rPr>
          <w:rFonts w:ascii="Arial" w:hAnsi="Arial" w:cs="Arial"/>
          <w:sz w:val="20"/>
          <w:szCs w:val="20"/>
        </w:rPr>
        <w:t>,</w:t>
      </w:r>
      <w:r w:rsidR="00623915">
        <w:rPr>
          <w:rFonts w:ascii="Arial" w:hAnsi="Arial" w:cs="Arial"/>
          <w:sz w:val="20"/>
          <w:szCs w:val="20"/>
        </w:rPr>
        <w:t xml:space="preserve"> respectively,</w:t>
      </w:r>
      <w:r w:rsidR="00105BFF">
        <w:rPr>
          <w:rFonts w:ascii="Arial" w:hAnsi="Arial" w:cs="Arial"/>
          <w:sz w:val="20"/>
          <w:szCs w:val="20"/>
        </w:rPr>
        <w:t xml:space="preserve"> depending on the size of the test set</w:t>
      </w:r>
      <w:r w:rsidR="00FC5B60">
        <w:rPr>
          <w:rFonts w:ascii="Arial" w:hAnsi="Arial" w:cs="Arial"/>
          <w:sz w:val="20"/>
          <w:szCs w:val="20"/>
        </w:rPr>
        <w:t xml:space="preserve"> </w:t>
      </w:r>
      <w:r w:rsidR="00A74866">
        <w:rPr>
          <w:rFonts w:ascii="Arial" w:hAnsi="Arial" w:cs="Arial"/>
          <w:sz w:val="20"/>
          <w:szCs w:val="20"/>
        </w:rPr>
        <w:t xml:space="preserve">and the </w:t>
      </w:r>
      <w:r w:rsidR="00F52877">
        <w:rPr>
          <w:rFonts w:ascii="Arial" w:hAnsi="Arial" w:cs="Arial"/>
          <w:sz w:val="20"/>
          <w:szCs w:val="20"/>
        </w:rPr>
        <w:t>number of models in the reference dataset</w:t>
      </w:r>
      <w:r w:rsidR="00C95FF9">
        <w:rPr>
          <w:rFonts w:ascii="Arial" w:hAnsi="Arial" w:cs="Arial"/>
          <w:sz w:val="20"/>
          <w:szCs w:val="20"/>
        </w:rPr>
        <w:t xml:space="preserve"> (</w:t>
      </w:r>
      <w:r w:rsidR="00C95FF9" w:rsidRPr="00562CD0">
        <w:rPr>
          <w:rFonts w:ascii="Arial" w:hAnsi="Arial" w:cs="Arial"/>
          <w:b/>
          <w:sz w:val="20"/>
          <w:szCs w:val="20"/>
        </w:rPr>
        <w:t>Figure S</w:t>
      </w:r>
      <w:r w:rsidR="005C28FE">
        <w:rPr>
          <w:rFonts w:ascii="Arial" w:hAnsi="Arial" w:cs="Arial"/>
          <w:b/>
          <w:sz w:val="20"/>
          <w:szCs w:val="20"/>
        </w:rPr>
        <w:t>1</w:t>
      </w:r>
      <w:r w:rsidR="00C95FF9">
        <w:rPr>
          <w:rFonts w:ascii="Arial" w:hAnsi="Arial" w:cs="Arial"/>
          <w:sz w:val="20"/>
          <w:szCs w:val="20"/>
        </w:rPr>
        <w:t>)</w:t>
      </w:r>
      <w:r w:rsidR="00F52877">
        <w:rPr>
          <w:rFonts w:ascii="Arial" w:hAnsi="Arial" w:cs="Arial"/>
          <w:sz w:val="20"/>
          <w:szCs w:val="20"/>
        </w:rPr>
        <w:t>.</w:t>
      </w:r>
    </w:p>
    <w:p w14:paraId="607C600B" w14:textId="14139AA9" w:rsidR="00EC34B5" w:rsidRDefault="00EC34B5" w:rsidP="00677372">
      <w:pPr>
        <w:spacing w:line="360" w:lineRule="auto"/>
        <w:ind w:firstLine="720"/>
        <w:rPr>
          <w:rFonts w:ascii="Arial" w:hAnsi="Arial" w:cs="Arial"/>
          <w:sz w:val="20"/>
          <w:szCs w:val="20"/>
        </w:rPr>
      </w:pPr>
      <w:r>
        <w:rPr>
          <w:rFonts w:ascii="Arial" w:eastAsia="Calibri" w:hAnsi="Arial" w:cs="Arial"/>
          <w:sz w:val="20"/>
          <w:szCs w:val="20"/>
        </w:rPr>
        <w:t xml:space="preserve">The performance of any classifier is entirely dependent on the quality of the sequence training set </w:t>
      </w:r>
      <w:r w:rsidR="00CB7417">
        <w:rPr>
          <w:rFonts w:ascii="Arial" w:eastAsia="Calibri" w:hAnsi="Arial" w:cs="Arial"/>
          <w:sz w:val="20"/>
          <w:szCs w:val="20"/>
        </w:rPr>
        <w:t xml:space="preserve">used to build it. </w:t>
      </w:r>
      <w:del w:id="14" w:author="Gajer, Pawel" w:date="2022-05-26T09:47:00Z">
        <w:r w:rsidR="00FE7013" w:rsidDel="00BC68E0">
          <w:rPr>
            <w:rFonts w:ascii="Arial" w:hAnsi="Arial" w:cs="Arial"/>
            <w:noProof/>
            <w:color w:val="000000"/>
            <w:sz w:val="20"/>
            <w:szCs w:val="20"/>
          </w:rPr>
          <w:delText xml:space="preserve">Currently, </w:delText>
        </w:r>
      </w:del>
      <w:r w:rsidR="00BE519D">
        <w:rPr>
          <w:rFonts w:ascii="Arial" w:hAnsi="Arial" w:cs="Arial"/>
          <w:noProof/>
          <w:color w:val="000000"/>
          <w:sz w:val="20"/>
          <w:szCs w:val="20"/>
        </w:rPr>
        <w:t xml:space="preserve">speciateIT </w:t>
      </w:r>
      <w:r w:rsidR="00FE7013">
        <w:rPr>
          <w:rFonts w:ascii="Arial" w:hAnsi="Arial" w:cs="Arial"/>
          <w:noProof/>
          <w:color w:val="000000"/>
          <w:sz w:val="20"/>
          <w:szCs w:val="20"/>
        </w:rPr>
        <w:t xml:space="preserve">models have been built from full length 16S rRNA gene sequences curated from three public databases </w:t>
      </w:r>
      <w:r w:rsidR="00FE7013">
        <w:rPr>
          <w:rFonts w:ascii="Arial" w:hAnsi="Arial" w:cs="Arial"/>
          <w:noProof/>
          <w:color w:val="000000"/>
          <w:sz w:val="20"/>
          <w:szCs w:val="20"/>
        </w:rPr>
        <w:fldChar w:fldCharType="begin">
          <w:fldData xml:space="preserve">PEVuZE5vdGU+PENpdGU+PEF1dGhvcj5Db2xlPC9BdXRob3I+PFJlY051bT4xODc5PC9SZWNOdW0+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==
</w:fldData>
        </w:fldChar>
      </w:r>
      <w:r w:rsidR="00EA1A6A">
        <w:rPr>
          <w:rFonts w:ascii="Arial" w:hAnsi="Arial" w:cs="Arial"/>
          <w:noProof/>
          <w:color w:val="000000"/>
          <w:sz w:val="20"/>
          <w:szCs w:val="20"/>
        </w:rPr>
        <w:instrText xml:space="preserve"> ADDIN EN.CITE </w:instrText>
      </w:r>
      <w:r w:rsidR="00EA1A6A">
        <w:rPr>
          <w:rFonts w:ascii="Arial" w:hAnsi="Arial" w:cs="Arial"/>
          <w:noProof/>
          <w:color w:val="000000"/>
          <w:sz w:val="20"/>
          <w:szCs w:val="20"/>
        </w:rPr>
        <w:fldChar w:fldCharType="begin">
          <w:fldData xml:space="preserve">PEVuZE5vdGU+PENpdGU+PEF1dGhvcj5Db2xlPC9BdXRob3I+PFJlY051bT4xODc5PC9SZWNOdW0+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==
</w:fldData>
        </w:fldChar>
      </w:r>
      <w:r w:rsidR="00EA1A6A">
        <w:rPr>
          <w:rFonts w:ascii="Arial" w:hAnsi="Arial" w:cs="Arial"/>
          <w:noProof/>
          <w:color w:val="000000"/>
          <w:sz w:val="20"/>
          <w:szCs w:val="20"/>
        </w:rPr>
        <w:instrText xml:space="preserve"> ADDIN EN.CITE.DATA </w:instrText>
      </w:r>
      <w:r w:rsidR="00EA1A6A">
        <w:rPr>
          <w:rFonts w:ascii="Arial" w:hAnsi="Arial" w:cs="Arial"/>
          <w:noProof/>
          <w:color w:val="000000"/>
          <w:sz w:val="20"/>
          <w:szCs w:val="20"/>
        </w:rPr>
      </w:r>
      <w:r w:rsidR="00EA1A6A">
        <w:rPr>
          <w:rFonts w:ascii="Arial" w:hAnsi="Arial" w:cs="Arial"/>
          <w:noProof/>
          <w:color w:val="000000"/>
          <w:sz w:val="20"/>
          <w:szCs w:val="20"/>
        </w:rPr>
        <w:fldChar w:fldCharType="end"/>
      </w:r>
      <w:r w:rsidR="00FE7013">
        <w:rPr>
          <w:rFonts w:ascii="Arial" w:hAnsi="Arial" w:cs="Arial"/>
          <w:noProof/>
          <w:color w:val="000000"/>
          <w:sz w:val="20"/>
          <w:szCs w:val="20"/>
        </w:rPr>
      </w:r>
      <w:r w:rsidR="00FE7013">
        <w:rPr>
          <w:rFonts w:ascii="Arial" w:hAnsi="Arial" w:cs="Arial"/>
          <w:noProof/>
          <w:color w:val="000000"/>
          <w:sz w:val="20"/>
          <w:szCs w:val="20"/>
        </w:rPr>
        <w:fldChar w:fldCharType="separate"/>
      </w:r>
      <w:r w:rsidR="00EA1A6A">
        <w:rPr>
          <w:rFonts w:ascii="Arial" w:hAnsi="Arial" w:cs="Arial"/>
          <w:noProof/>
          <w:color w:val="000000"/>
          <w:sz w:val="20"/>
          <w:szCs w:val="20"/>
        </w:rPr>
        <w:t>[12-14]</w:t>
      </w:r>
      <w:r w:rsidR="00FE7013">
        <w:rPr>
          <w:rFonts w:ascii="Arial" w:hAnsi="Arial" w:cs="Arial"/>
          <w:noProof/>
          <w:color w:val="000000"/>
          <w:sz w:val="20"/>
          <w:szCs w:val="20"/>
        </w:rPr>
        <w:fldChar w:fldCharType="end"/>
      </w:r>
      <w:r w:rsidR="00FE7013">
        <w:rPr>
          <w:rFonts w:ascii="Arial" w:hAnsi="Arial" w:cs="Arial"/>
          <w:noProof/>
          <w:color w:val="000000"/>
          <w:sz w:val="20"/>
          <w:szCs w:val="20"/>
        </w:rPr>
        <w:t xml:space="preserve"> for </w:t>
      </w:r>
      <w:r w:rsidR="008C1E8A">
        <w:rPr>
          <w:rFonts w:ascii="Arial" w:hAnsi="Arial" w:cs="Arial"/>
          <w:noProof/>
          <w:color w:val="000000"/>
          <w:sz w:val="20"/>
          <w:szCs w:val="20"/>
        </w:rPr>
        <w:t xml:space="preserve">the taxonomy-adjusted </w:t>
      </w:r>
      <w:r w:rsidR="00FE7013">
        <w:rPr>
          <w:rFonts w:ascii="Arial" w:hAnsi="Arial" w:cs="Arial"/>
          <w:noProof/>
          <w:color w:val="000000"/>
          <w:sz w:val="20"/>
          <w:szCs w:val="20"/>
        </w:rPr>
        <w:t xml:space="preserve">V1-V3, V3-V4, and V4 amplicon </w:t>
      </w:r>
      <w:r w:rsidR="008C1E8A">
        <w:rPr>
          <w:rFonts w:ascii="Arial" w:hAnsi="Arial" w:cs="Arial"/>
          <w:noProof/>
          <w:color w:val="000000"/>
          <w:sz w:val="20"/>
          <w:szCs w:val="20"/>
        </w:rPr>
        <w:t xml:space="preserve">sequence </w:t>
      </w:r>
      <w:r w:rsidR="00FE7013">
        <w:rPr>
          <w:rFonts w:ascii="Arial" w:hAnsi="Arial" w:cs="Arial"/>
          <w:noProof/>
          <w:color w:val="000000"/>
          <w:sz w:val="20"/>
          <w:szCs w:val="20"/>
        </w:rPr>
        <w:t>regions, and are publically availble (</w:t>
      </w:r>
      <w:hyperlink r:id="rId10" w:history="1">
        <w:r w:rsidR="00BE519D" w:rsidRPr="00BE519D">
          <w:rPr>
            <w:rStyle w:val="Hyperlink"/>
            <w:rFonts w:ascii="Arial" w:hAnsi="Arial" w:cs="Arial"/>
            <w:noProof/>
            <w:sz w:val="20"/>
            <w:szCs w:val="20"/>
          </w:rPr>
          <w:t>https://github.com/Ravel-Laboratory/speciateIT)</w:t>
        </w:r>
      </w:hyperlink>
      <w:r w:rsidR="00FE7013">
        <w:rPr>
          <w:rFonts w:ascii="Arial" w:hAnsi="Arial" w:cs="Arial"/>
          <w:noProof/>
          <w:color w:val="000000"/>
          <w:sz w:val="20"/>
          <w:szCs w:val="20"/>
        </w:rPr>
        <w:t xml:space="preserve">. </w:t>
      </w:r>
      <w:r w:rsidR="008B0934">
        <w:rPr>
          <w:rFonts w:ascii="Arial" w:hAnsi="Arial" w:cs="Arial"/>
          <w:noProof/>
          <w:color w:val="000000"/>
          <w:sz w:val="20"/>
          <w:szCs w:val="20"/>
        </w:rPr>
        <w:t xml:space="preserve">The full-length database </w:t>
      </w:r>
      <w:r w:rsidR="008B0934">
        <w:rPr>
          <w:rFonts w:ascii="Arial" w:hAnsi="Arial" w:cs="Arial"/>
          <w:sz w:val="20"/>
          <w:szCs w:val="20"/>
        </w:rPr>
        <w:t>co</w:t>
      </w:r>
      <w:r w:rsidR="00862B74">
        <w:rPr>
          <w:rFonts w:ascii="Arial" w:hAnsi="Arial" w:cs="Arial"/>
          <w:sz w:val="20"/>
          <w:szCs w:val="20"/>
        </w:rPr>
        <w:t>mprises</w:t>
      </w:r>
      <w:r w:rsidR="008B0934">
        <w:rPr>
          <w:rFonts w:ascii="Arial" w:hAnsi="Arial" w:cs="Arial"/>
          <w:sz w:val="20"/>
          <w:szCs w:val="20"/>
        </w:rPr>
        <w:t xml:space="preserve"> 15,977</w:t>
      </w:r>
      <w:r w:rsidR="008B0934" w:rsidRPr="009444DD">
        <w:rPr>
          <w:rFonts w:ascii="Arial" w:hAnsi="Arial" w:cs="Arial"/>
          <w:sz w:val="20"/>
          <w:szCs w:val="20"/>
        </w:rPr>
        <w:t xml:space="preserve"> </w:t>
      </w:r>
      <w:r w:rsidR="008B0934">
        <w:rPr>
          <w:rFonts w:ascii="Arial" w:hAnsi="Arial" w:cs="Arial"/>
          <w:sz w:val="20"/>
          <w:szCs w:val="20"/>
        </w:rPr>
        <w:t>species, 2,917</w:t>
      </w:r>
      <w:r w:rsidR="008B0934" w:rsidRPr="00A7069E">
        <w:rPr>
          <w:rFonts w:ascii="Arial" w:hAnsi="Arial" w:cs="Arial"/>
          <w:sz w:val="20"/>
          <w:szCs w:val="20"/>
        </w:rPr>
        <w:t xml:space="preserve"> </w:t>
      </w:r>
      <w:r w:rsidR="008B0934">
        <w:rPr>
          <w:rFonts w:ascii="Arial" w:hAnsi="Arial" w:cs="Arial"/>
          <w:sz w:val="20"/>
          <w:szCs w:val="20"/>
        </w:rPr>
        <w:t>genera, 515</w:t>
      </w:r>
      <w:r w:rsidR="008B0934" w:rsidRPr="0024076D">
        <w:rPr>
          <w:rFonts w:ascii="Arial" w:hAnsi="Arial" w:cs="Arial"/>
          <w:sz w:val="20"/>
          <w:szCs w:val="20"/>
        </w:rPr>
        <w:t xml:space="preserve"> </w:t>
      </w:r>
      <w:r w:rsidR="008B0934">
        <w:rPr>
          <w:rFonts w:ascii="Arial" w:hAnsi="Arial" w:cs="Arial"/>
          <w:sz w:val="20"/>
          <w:szCs w:val="20"/>
        </w:rPr>
        <w:t>families, 228 orders, 103</w:t>
      </w:r>
      <w:r w:rsidR="008B0934" w:rsidRPr="0001026F">
        <w:rPr>
          <w:rFonts w:ascii="Arial" w:hAnsi="Arial" w:cs="Arial"/>
          <w:sz w:val="20"/>
          <w:szCs w:val="20"/>
        </w:rPr>
        <w:t xml:space="preserve"> </w:t>
      </w:r>
      <w:r w:rsidR="008B0934">
        <w:rPr>
          <w:rFonts w:ascii="Arial" w:hAnsi="Arial" w:cs="Arial"/>
          <w:sz w:val="20"/>
          <w:szCs w:val="20"/>
        </w:rPr>
        <w:t>classes, and 43</w:t>
      </w:r>
      <w:r w:rsidR="008B0934" w:rsidRPr="00BF50E9">
        <w:rPr>
          <w:rFonts w:ascii="Arial" w:hAnsi="Arial" w:cs="Arial"/>
          <w:sz w:val="20"/>
          <w:szCs w:val="20"/>
        </w:rPr>
        <w:t xml:space="preserve"> </w:t>
      </w:r>
      <w:r w:rsidR="008B0934">
        <w:rPr>
          <w:rFonts w:ascii="Arial" w:hAnsi="Arial" w:cs="Arial"/>
          <w:sz w:val="20"/>
          <w:szCs w:val="20"/>
        </w:rPr>
        <w:t>phyla</w:t>
      </w:r>
      <w:r w:rsidR="002563F2">
        <w:rPr>
          <w:rFonts w:ascii="Arial" w:hAnsi="Arial" w:cs="Arial"/>
          <w:sz w:val="20"/>
          <w:szCs w:val="20"/>
        </w:rPr>
        <w:t>.</w:t>
      </w:r>
      <w:r w:rsidR="008B0934">
        <w:rPr>
          <w:rFonts w:ascii="Arial" w:hAnsi="Arial" w:cs="Arial"/>
          <w:sz w:val="20"/>
          <w:szCs w:val="20"/>
        </w:rPr>
        <w:t xml:space="preserve"> </w:t>
      </w:r>
      <w:r w:rsidR="002810AF">
        <w:rPr>
          <w:rFonts w:ascii="Arial" w:hAnsi="Arial" w:cs="Arial"/>
          <w:sz w:val="20"/>
          <w:szCs w:val="20"/>
        </w:rPr>
        <w:t>Importantly</w:t>
      </w:r>
      <w:r w:rsidR="001149D8">
        <w:rPr>
          <w:rFonts w:ascii="Arial" w:hAnsi="Arial" w:cs="Arial"/>
          <w:sz w:val="20"/>
          <w:szCs w:val="20"/>
        </w:rPr>
        <w:t xml:space="preserve">, </w:t>
      </w:r>
      <w:r w:rsidR="00936C54">
        <w:rPr>
          <w:rFonts w:ascii="Arial" w:hAnsi="Arial" w:cs="Arial"/>
          <w:sz w:val="20"/>
          <w:szCs w:val="20"/>
        </w:rPr>
        <w:t>taxonomy is</w:t>
      </w:r>
      <w:r w:rsidR="001069AF">
        <w:rPr>
          <w:rFonts w:ascii="Arial" w:hAnsi="Arial" w:cs="Arial"/>
          <w:sz w:val="20"/>
          <w:szCs w:val="20"/>
        </w:rPr>
        <w:t xml:space="preserve"> </w:t>
      </w:r>
      <w:r w:rsidR="00936C54">
        <w:rPr>
          <w:rFonts w:ascii="Arial" w:hAnsi="Arial" w:cs="Arial"/>
          <w:sz w:val="20"/>
          <w:szCs w:val="20"/>
        </w:rPr>
        <w:t xml:space="preserve">adjusted </w:t>
      </w:r>
      <w:r w:rsidR="001069AF">
        <w:rPr>
          <w:rFonts w:ascii="Arial" w:hAnsi="Arial" w:cs="Arial"/>
          <w:sz w:val="20"/>
          <w:szCs w:val="20"/>
        </w:rPr>
        <w:t xml:space="preserve">in each </w:t>
      </w:r>
      <w:r w:rsidR="00936C54">
        <w:rPr>
          <w:rFonts w:ascii="Arial" w:hAnsi="Arial" w:cs="Arial"/>
          <w:sz w:val="20"/>
          <w:szCs w:val="20"/>
        </w:rPr>
        <w:t xml:space="preserve">V1-V3, V3-V4 and V4 </w:t>
      </w:r>
      <w:r w:rsidR="001069AF">
        <w:rPr>
          <w:rFonts w:ascii="Arial" w:hAnsi="Arial" w:cs="Arial"/>
          <w:sz w:val="20"/>
          <w:szCs w:val="20"/>
        </w:rPr>
        <w:t xml:space="preserve">database to reflect the loss of taxonomic information </w:t>
      </w:r>
      <w:r w:rsidR="00936C54">
        <w:rPr>
          <w:rFonts w:ascii="Arial" w:hAnsi="Arial" w:cs="Arial"/>
          <w:sz w:val="20"/>
          <w:szCs w:val="20"/>
        </w:rPr>
        <w:t>associated with</w:t>
      </w:r>
      <w:r w:rsidR="001069AF">
        <w:rPr>
          <w:rFonts w:ascii="Arial" w:hAnsi="Arial" w:cs="Arial"/>
          <w:sz w:val="20"/>
          <w:szCs w:val="20"/>
        </w:rPr>
        <w:t xml:space="preserve"> sequence truncation</w:t>
      </w:r>
      <w:r w:rsidR="009270FB">
        <w:rPr>
          <w:rFonts w:ascii="Arial" w:hAnsi="Arial" w:cs="Arial"/>
          <w:sz w:val="20"/>
          <w:szCs w:val="20"/>
        </w:rPr>
        <w:t xml:space="preserve">, a known problem </w:t>
      </w:r>
      <w:r w:rsidR="00F5699E">
        <w:rPr>
          <w:rFonts w:ascii="Arial" w:hAnsi="Arial" w:cs="Arial"/>
          <w:sz w:val="20"/>
          <w:szCs w:val="20"/>
        </w:rPr>
        <w:t>when</w:t>
      </w:r>
      <w:r w:rsidR="009270FB">
        <w:rPr>
          <w:rFonts w:ascii="Arial" w:hAnsi="Arial" w:cs="Arial"/>
          <w:sz w:val="20"/>
          <w:szCs w:val="20"/>
        </w:rPr>
        <w:t xml:space="preserve"> using amplicon sequences </w:t>
      </w:r>
      <w:r w:rsidR="00F50ADF">
        <w:rPr>
          <w:rFonts w:ascii="Arial" w:hAnsi="Arial" w:cs="Arial"/>
          <w:sz w:val="20"/>
          <w:szCs w:val="20"/>
        </w:rPr>
        <w:fldChar w:fldCharType="begin"/>
      </w:r>
      <w:r w:rsidR="00EA1A6A">
        <w:rPr>
          <w:rFonts w:ascii="Arial" w:hAnsi="Arial" w:cs="Arial"/>
          <w:sz w:val="20"/>
          <w:szCs w:val="20"/>
        </w:rPr>
        <w:instrText xml:space="preserve"> ADDIN EN.CITE &lt;EndNote&gt;&lt;Cite&gt;&lt;Author&gt;Martinez-Porchas&lt;/Author&gt;&lt;Year&gt;2016&lt;/Year&gt;&lt;RecNum&gt;3498&lt;/RecNum&gt;&lt;DisplayText&gt;[15]&lt;/DisplayText&gt;&lt;record&gt;&lt;rec-number&gt;3498&lt;/rec-number&gt;&lt;foreign-keys&gt;&lt;key app="EN" db-id="0evp2evdkfxv9yefvs3pat2bszawwvve020p" timestamp="1523464083"&gt;3498&lt;/key&gt;&lt;/foreign-keys&gt;&lt;ref-type name="Journal Article"&gt;17&lt;/ref-type&gt;&lt;contributors&gt;&lt;authors&gt;&lt;author&gt;Martinez-Porchas, M.&lt;/author&gt;&lt;author&gt;Villalpando-Canchola, E.&lt;/author&gt;&lt;author&gt;Vargas-Albores, F.&lt;/author&gt;&lt;/authors&gt;&lt;/contributors&gt;&lt;auth-address&gt;Centro de Investigacion en Alimentacion y Desarrollo, A. C. Km 0.6 Carretera a La Victoria, Hermosillo, Sonora, Mexico.&lt;/auth-address&gt;&lt;titles&gt;&lt;title&gt;Significant loss of sensitivity and specificity in the taxonomic classification occurs when short 16S rRNA gene sequences are used&lt;/title&gt;&lt;secondary-title&gt;Heliyon&lt;/secondary-title&gt;&lt;/titles&gt;&lt;periodical&gt;&lt;full-title&gt;Heliyon&lt;/full-title&gt;&lt;/periodical&gt;&lt;pages&gt;e00170&lt;/pages&gt;&lt;volume&gt;2&lt;/volume&gt;&lt;number&gt;9&lt;/number&gt;&lt;keywords&gt;&lt;keyword&gt;Bioinformatics&lt;/keyword&gt;&lt;keyword&gt;Biological sciences&lt;/keyword&gt;&lt;keyword&gt;Genetics&lt;/keyword&gt;&lt;keyword&gt;Microbiology&lt;/keyword&gt;&lt;/keywords&gt;&lt;dates&gt;&lt;year&gt;2016&lt;/year&gt;&lt;pub-dates&gt;&lt;date&gt;Sep&lt;/date&gt;&lt;/pub-dates&gt;&lt;/dates&gt;&lt;isbn&gt;2405-8440 (Print)&amp;#xD;2405-8440 (Linking)&lt;/isbn&gt;&lt;accession-num&gt;27699286&lt;/accession-num&gt;&lt;urls&gt;&lt;related-urls&gt;&lt;url&gt;https://www.ncbi.nlm.nih.gov/pubmed/27699286&lt;/url&gt;&lt;/related-urls&gt;&lt;/urls&gt;&lt;custom2&gt;PMC5037269&lt;/custom2&gt;&lt;electronic-resource-num&gt;10.1016/j.heliyon.2016.e00170&lt;/electronic-resource-num&gt;&lt;/record&gt;&lt;/Cite&gt;&lt;/EndNote&gt;</w:instrText>
      </w:r>
      <w:r w:rsidR="00F50ADF">
        <w:rPr>
          <w:rFonts w:ascii="Arial" w:hAnsi="Arial" w:cs="Arial"/>
          <w:sz w:val="20"/>
          <w:szCs w:val="20"/>
        </w:rPr>
        <w:fldChar w:fldCharType="separate"/>
      </w:r>
      <w:r w:rsidR="00EA1A6A">
        <w:rPr>
          <w:rFonts w:ascii="Arial" w:hAnsi="Arial" w:cs="Arial"/>
          <w:noProof/>
          <w:sz w:val="20"/>
          <w:szCs w:val="20"/>
        </w:rPr>
        <w:t>[15]</w:t>
      </w:r>
      <w:r w:rsidR="00F50ADF">
        <w:rPr>
          <w:rFonts w:ascii="Arial" w:hAnsi="Arial" w:cs="Arial"/>
          <w:sz w:val="20"/>
          <w:szCs w:val="20"/>
        </w:rPr>
        <w:fldChar w:fldCharType="end"/>
      </w:r>
      <w:r w:rsidR="001069AF">
        <w:rPr>
          <w:rFonts w:ascii="Arial" w:hAnsi="Arial" w:cs="Arial"/>
          <w:sz w:val="20"/>
          <w:szCs w:val="20"/>
        </w:rPr>
        <w:t>.</w:t>
      </w:r>
      <w:r w:rsidR="00761EFB">
        <w:rPr>
          <w:rFonts w:ascii="Arial" w:hAnsi="Arial" w:cs="Arial"/>
          <w:sz w:val="20"/>
          <w:szCs w:val="20"/>
        </w:rPr>
        <w:t xml:space="preserve"> </w:t>
      </w:r>
    </w:p>
    <w:p w14:paraId="2EE5B2BA" w14:textId="7E942B65" w:rsidR="00664ADC" w:rsidRDefault="00DF21E6" w:rsidP="00677372">
      <w:pPr>
        <w:spacing w:line="360" w:lineRule="auto"/>
        <w:ind w:firstLine="720"/>
        <w:rPr>
          <w:rFonts w:ascii="Arial" w:hAnsi="Arial" w:cs="Arial"/>
          <w:sz w:val="20"/>
          <w:szCs w:val="20"/>
        </w:rPr>
      </w:pPr>
      <w:r>
        <w:rPr>
          <w:rFonts w:ascii="Arial" w:hAnsi="Arial" w:cs="Arial"/>
          <w:sz w:val="20"/>
          <w:szCs w:val="20"/>
        </w:rPr>
        <w:t xml:space="preserve">We anticipate </w:t>
      </w:r>
      <w:commentRangeStart w:id="15"/>
      <w:proofErr w:type="spellStart"/>
      <w:r w:rsidR="00BE519D">
        <w:rPr>
          <w:rFonts w:ascii="Arial" w:hAnsi="Arial" w:cs="Arial"/>
          <w:sz w:val="20"/>
          <w:szCs w:val="20"/>
        </w:rPr>
        <w:t>speciate</w:t>
      </w:r>
      <w:ins w:id="16" w:author="Gajer, Pawel" w:date="2022-05-26T09:53:00Z">
        <w:r w:rsidR="007D4E26">
          <w:rPr>
            <w:rFonts w:ascii="Arial" w:hAnsi="Arial" w:cs="Arial"/>
            <w:sz w:val="20"/>
            <w:szCs w:val="20"/>
          </w:rPr>
          <w:t>DB</w:t>
        </w:r>
      </w:ins>
      <w:proofErr w:type="spellEnd"/>
      <w:del w:id="17" w:author="Gajer, Pawel" w:date="2022-05-26T09:48:00Z">
        <w:r w:rsidR="00BE519D" w:rsidDel="00BC68E0">
          <w:rPr>
            <w:rFonts w:ascii="Arial" w:hAnsi="Arial" w:cs="Arial"/>
            <w:sz w:val="20"/>
            <w:szCs w:val="20"/>
          </w:rPr>
          <w:delText>DB</w:delText>
        </w:r>
      </w:del>
      <w:r w:rsidR="00BE519D">
        <w:rPr>
          <w:rFonts w:ascii="Arial" w:hAnsi="Arial" w:cs="Arial"/>
          <w:sz w:val="20"/>
          <w:szCs w:val="20"/>
        </w:rPr>
        <w:t xml:space="preserve"> </w:t>
      </w:r>
      <w:commentRangeEnd w:id="15"/>
      <w:r w:rsidR="007D4E26">
        <w:rPr>
          <w:rStyle w:val="CommentReference"/>
        </w:rPr>
        <w:commentReference w:id="15"/>
      </w:r>
      <w:r w:rsidR="005503B2">
        <w:rPr>
          <w:rFonts w:ascii="Arial" w:hAnsi="Arial" w:cs="Arial"/>
          <w:sz w:val="20"/>
          <w:szCs w:val="20"/>
        </w:rPr>
        <w:t xml:space="preserve">will continue to grow as more species are </w:t>
      </w:r>
      <w:r w:rsidR="00FF082D">
        <w:rPr>
          <w:rFonts w:ascii="Arial" w:hAnsi="Arial" w:cs="Arial"/>
          <w:sz w:val="20"/>
          <w:szCs w:val="20"/>
        </w:rPr>
        <w:t>described</w:t>
      </w:r>
      <w:r w:rsidR="002810AF">
        <w:rPr>
          <w:rFonts w:ascii="Arial" w:hAnsi="Arial" w:cs="Arial"/>
          <w:sz w:val="20"/>
          <w:szCs w:val="20"/>
        </w:rPr>
        <w:t>, and more 16S rRNA</w:t>
      </w:r>
      <w:r w:rsidR="004403F3">
        <w:rPr>
          <w:rFonts w:ascii="Arial" w:hAnsi="Arial" w:cs="Arial"/>
          <w:sz w:val="20"/>
          <w:szCs w:val="20"/>
        </w:rPr>
        <w:t xml:space="preserve"> gene variable region</w:t>
      </w:r>
      <w:r w:rsidR="002810AF">
        <w:rPr>
          <w:rFonts w:ascii="Arial" w:hAnsi="Arial" w:cs="Arial"/>
          <w:sz w:val="20"/>
          <w:szCs w:val="20"/>
        </w:rPr>
        <w:t xml:space="preserve"> </w:t>
      </w:r>
      <w:proofErr w:type="spellStart"/>
      <w:r w:rsidR="00BE519D">
        <w:rPr>
          <w:rFonts w:ascii="Arial" w:hAnsi="Arial" w:cs="Arial"/>
          <w:sz w:val="20"/>
          <w:szCs w:val="20"/>
        </w:rPr>
        <w:t>speciateIT</w:t>
      </w:r>
      <w:proofErr w:type="spellEnd"/>
      <w:r w:rsidR="00BE519D">
        <w:rPr>
          <w:rFonts w:ascii="Arial" w:hAnsi="Arial" w:cs="Arial"/>
          <w:sz w:val="20"/>
          <w:szCs w:val="20"/>
        </w:rPr>
        <w:t xml:space="preserve"> </w:t>
      </w:r>
      <w:r w:rsidR="004403F3">
        <w:rPr>
          <w:rFonts w:ascii="Arial" w:hAnsi="Arial" w:cs="Arial"/>
          <w:sz w:val="20"/>
          <w:szCs w:val="20"/>
        </w:rPr>
        <w:t>models will be produced</w:t>
      </w:r>
      <w:r w:rsidR="005503B2">
        <w:rPr>
          <w:rFonts w:ascii="Arial" w:hAnsi="Arial" w:cs="Arial"/>
          <w:sz w:val="20"/>
          <w:szCs w:val="20"/>
        </w:rPr>
        <w:t xml:space="preserve">. The </w:t>
      </w:r>
      <w:r w:rsidR="00A204B1">
        <w:rPr>
          <w:rFonts w:ascii="Arial" w:hAnsi="Arial" w:cs="Arial"/>
          <w:sz w:val="20"/>
          <w:szCs w:val="20"/>
        </w:rPr>
        <w:t xml:space="preserve">classification </w:t>
      </w:r>
      <w:r w:rsidR="005503B2">
        <w:rPr>
          <w:rFonts w:ascii="Arial" w:hAnsi="Arial" w:cs="Arial"/>
          <w:sz w:val="20"/>
          <w:szCs w:val="20"/>
        </w:rPr>
        <w:t>algorithm script and reference models are</w:t>
      </w:r>
      <w:r w:rsidR="00217D10">
        <w:rPr>
          <w:rFonts w:ascii="Arial" w:hAnsi="Arial" w:cs="Arial"/>
          <w:sz w:val="20"/>
          <w:szCs w:val="20"/>
        </w:rPr>
        <w:t xml:space="preserve"> publically</w:t>
      </w:r>
      <w:r w:rsidR="00CD41E0">
        <w:rPr>
          <w:rFonts w:ascii="Arial" w:hAnsi="Arial" w:cs="Arial"/>
          <w:sz w:val="20"/>
          <w:szCs w:val="20"/>
        </w:rPr>
        <w:t xml:space="preserve"> available via </w:t>
      </w:r>
      <w:r w:rsidR="00CB3480" w:rsidRPr="00CB3480">
        <w:rPr>
          <w:rFonts w:ascii="Arial" w:hAnsi="Arial" w:cs="Arial"/>
          <w:sz w:val="20"/>
          <w:szCs w:val="20"/>
        </w:rPr>
        <w:t>https://github.com/Ravel-Laboratory/</w:t>
      </w:r>
      <w:r w:rsidR="00BE519D">
        <w:rPr>
          <w:rFonts w:ascii="Arial" w:hAnsi="Arial" w:cs="Arial"/>
          <w:sz w:val="20"/>
          <w:szCs w:val="20"/>
        </w:rPr>
        <w:t>speciateIT</w:t>
      </w:r>
      <w:r w:rsidR="00DB46FD">
        <w:rPr>
          <w:rFonts w:ascii="Arial" w:hAnsi="Arial" w:cs="Arial"/>
          <w:sz w:val="20"/>
          <w:szCs w:val="20"/>
        </w:rPr>
        <w:t>.</w:t>
      </w:r>
    </w:p>
    <w:p w14:paraId="575A2DE0" w14:textId="77777777" w:rsidR="00D94D77" w:rsidRDefault="00D94D77" w:rsidP="00677372">
      <w:pPr>
        <w:spacing w:line="360" w:lineRule="auto"/>
        <w:ind w:firstLine="720"/>
        <w:rPr>
          <w:rFonts w:ascii="Arial" w:hAnsi="Arial" w:cs="Arial"/>
          <w:sz w:val="20"/>
          <w:szCs w:val="20"/>
        </w:rPr>
      </w:pPr>
    </w:p>
    <w:p w14:paraId="6BB5C350" w14:textId="657B0990" w:rsidR="00D94D77" w:rsidRDefault="004B2089" w:rsidP="004B2089">
      <w:pPr>
        <w:spacing w:line="360" w:lineRule="auto"/>
        <w:rPr>
          <w:rFonts w:ascii="Arial" w:hAnsi="Arial" w:cs="Arial"/>
          <w:b/>
          <w:sz w:val="20"/>
          <w:szCs w:val="20"/>
        </w:rPr>
      </w:pPr>
      <w:r>
        <w:rPr>
          <w:rFonts w:ascii="Arial" w:hAnsi="Arial" w:cs="Arial"/>
          <w:b/>
          <w:sz w:val="20"/>
          <w:szCs w:val="20"/>
        </w:rPr>
        <w:t>Methods</w:t>
      </w:r>
      <w:r w:rsidR="002469C8">
        <w:rPr>
          <w:rFonts w:ascii="Arial" w:hAnsi="Arial" w:cs="Arial"/>
          <w:b/>
          <w:sz w:val="20"/>
          <w:szCs w:val="20"/>
        </w:rPr>
        <w:t xml:space="preserve"> (</w:t>
      </w:r>
      <w:r w:rsidR="00E42E5D">
        <w:rPr>
          <w:rFonts w:ascii="Arial" w:hAnsi="Arial" w:cs="Arial"/>
          <w:b/>
          <w:sz w:val="20"/>
          <w:szCs w:val="20"/>
        </w:rPr>
        <w:t xml:space="preserve">All </w:t>
      </w:r>
      <w:r w:rsidR="002469C8">
        <w:rPr>
          <w:rFonts w:ascii="Arial" w:hAnsi="Arial" w:cs="Arial"/>
          <w:b/>
          <w:sz w:val="20"/>
          <w:szCs w:val="20"/>
        </w:rPr>
        <w:t>Online - Does not count toward word count)</w:t>
      </w:r>
    </w:p>
    <w:p w14:paraId="4AB3E3EB" w14:textId="3440A20D" w:rsidR="00754493" w:rsidRDefault="00BE519D" w:rsidP="004B2089">
      <w:pPr>
        <w:spacing w:line="360" w:lineRule="auto"/>
        <w:rPr>
          <w:rFonts w:ascii="Arial" w:hAnsi="Arial" w:cs="Arial"/>
          <w:sz w:val="20"/>
          <w:szCs w:val="20"/>
        </w:rPr>
      </w:pPr>
      <w:proofErr w:type="spellStart"/>
      <w:r>
        <w:rPr>
          <w:rFonts w:ascii="Arial" w:hAnsi="Arial" w:cs="Arial"/>
          <w:sz w:val="20"/>
          <w:szCs w:val="20"/>
        </w:rPr>
        <w:t>speciateIT</w:t>
      </w:r>
      <w:proofErr w:type="spellEnd"/>
      <w:r>
        <w:rPr>
          <w:rFonts w:ascii="Arial" w:hAnsi="Arial" w:cs="Arial"/>
          <w:sz w:val="20"/>
          <w:szCs w:val="20"/>
        </w:rPr>
        <w:t xml:space="preserve"> </w:t>
      </w:r>
      <w:r w:rsidR="00754493">
        <w:rPr>
          <w:rFonts w:ascii="Arial" w:hAnsi="Arial" w:cs="Arial"/>
          <w:sz w:val="20"/>
          <w:szCs w:val="20"/>
        </w:rPr>
        <w:t xml:space="preserve">Algorithm: </w:t>
      </w:r>
    </w:p>
    <w:p w14:paraId="2F81BD24" w14:textId="00C664E9" w:rsidR="00650680" w:rsidRPr="00650680" w:rsidRDefault="00650680" w:rsidP="00650680">
      <w:pPr>
        <w:spacing w:line="360" w:lineRule="auto"/>
        <w:rPr>
          <w:rFonts w:ascii="Arial" w:hAnsi="Arial" w:cs="Arial"/>
          <w:sz w:val="20"/>
          <w:szCs w:val="20"/>
        </w:rPr>
      </w:pPr>
      <w:del w:id="18" w:author="Gajer, Pawel" w:date="2022-05-26T11:21:00Z">
        <w:r w:rsidDel="00D87FC1">
          <w:rPr>
            <w:rFonts w:ascii="Arial" w:hAnsi="Arial" w:cs="Arial"/>
            <w:sz w:val="20"/>
            <w:szCs w:val="20"/>
          </w:rPr>
          <w:delText xml:space="preserve">The core model building algorithm in </w:delText>
        </w:r>
      </w:del>
      <w:proofErr w:type="spellStart"/>
      <w:r w:rsidR="00BE519D">
        <w:rPr>
          <w:rFonts w:ascii="Arial" w:hAnsi="Arial" w:cs="Arial"/>
          <w:sz w:val="20"/>
          <w:szCs w:val="20"/>
        </w:rPr>
        <w:t>speciateIT</w:t>
      </w:r>
      <w:proofErr w:type="spellEnd"/>
      <w:r w:rsidR="00BE519D">
        <w:rPr>
          <w:rFonts w:ascii="Arial" w:hAnsi="Arial" w:cs="Arial"/>
          <w:sz w:val="20"/>
          <w:szCs w:val="20"/>
        </w:rPr>
        <w:t xml:space="preserve"> </w:t>
      </w:r>
      <w:r>
        <w:rPr>
          <w:rFonts w:ascii="Arial" w:hAnsi="Arial" w:cs="Arial"/>
          <w:sz w:val="20"/>
          <w:szCs w:val="20"/>
        </w:rPr>
        <w:t>produces</w:t>
      </w:r>
      <w:ins w:id="19" w:author="Gajer, Pawel" w:date="2022-05-26T11:21:00Z">
        <w:r w:rsidR="00D87FC1">
          <w:rPr>
            <w:rFonts w:ascii="Arial" w:hAnsi="Arial" w:cs="Arial"/>
            <w:sz w:val="20"/>
            <w:szCs w:val="20"/>
          </w:rPr>
          <w:t xml:space="preserve"> a hierarchy</w:t>
        </w:r>
      </w:ins>
      <w:r>
        <w:rPr>
          <w:rFonts w:ascii="Arial" w:hAnsi="Arial" w:cs="Arial"/>
          <w:sz w:val="20"/>
          <w:szCs w:val="20"/>
        </w:rPr>
        <w:t xml:space="preserve"> </w:t>
      </w:r>
      <w:ins w:id="20" w:author="Gajer, Pawel" w:date="2022-05-26T11:21:00Z">
        <w:r w:rsidR="00D87FC1">
          <w:rPr>
            <w:rFonts w:ascii="Arial" w:hAnsi="Arial" w:cs="Arial"/>
            <w:sz w:val="20"/>
            <w:szCs w:val="20"/>
          </w:rPr>
          <w:t xml:space="preserve">of </w:t>
        </w:r>
      </w:ins>
      <w:del w:id="21" w:author="Gajer, Pawel" w:date="2022-05-26T09:49:00Z">
        <w:r w:rsidDel="00A245E1">
          <w:rPr>
            <w:rFonts w:ascii="Arial" w:hAnsi="Arial" w:cs="Arial"/>
            <w:sz w:val="20"/>
            <w:szCs w:val="20"/>
          </w:rPr>
          <w:delText xml:space="preserve">higher order </w:delText>
        </w:r>
      </w:del>
      <w:r>
        <w:rPr>
          <w:rFonts w:ascii="Arial" w:hAnsi="Arial" w:cs="Arial"/>
          <w:sz w:val="20"/>
          <w:szCs w:val="20"/>
        </w:rPr>
        <w:t xml:space="preserve">Markov Chain models </w:t>
      </w:r>
      <w:ins w:id="22" w:author="Gajer, Pawel" w:date="2022-05-26T11:21:00Z">
        <w:r w:rsidR="00D87FC1">
          <w:rPr>
            <w:rFonts w:ascii="Arial" w:hAnsi="Arial" w:cs="Arial"/>
            <w:sz w:val="20"/>
            <w:szCs w:val="20"/>
          </w:rPr>
          <w:t>trained on</w:t>
        </w:r>
      </w:ins>
      <w:del w:id="23" w:author="Gajer, Pawel" w:date="2022-05-26T11:21:00Z">
        <w:r w:rsidR="00E45F45" w:rsidDel="00D87FC1">
          <w:rPr>
            <w:rFonts w:ascii="Arial" w:hAnsi="Arial" w:cs="Arial"/>
            <w:sz w:val="20"/>
            <w:szCs w:val="20"/>
          </w:rPr>
          <w:delText>for</w:delText>
        </w:r>
      </w:del>
      <w:r>
        <w:rPr>
          <w:rFonts w:ascii="Arial" w:hAnsi="Arial" w:cs="Arial"/>
          <w:sz w:val="20"/>
          <w:szCs w:val="20"/>
        </w:rPr>
        <w:t xml:space="preserve"> groups of </w:t>
      </w:r>
      <w:r w:rsidR="00E45F45">
        <w:rPr>
          <w:rFonts w:ascii="Arial" w:hAnsi="Arial" w:cs="Arial"/>
          <w:sz w:val="20"/>
          <w:szCs w:val="20"/>
        </w:rPr>
        <w:t xml:space="preserve">phylogenetically related </w:t>
      </w:r>
      <w:r>
        <w:rPr>
          <w:rFonts w:ascii="Arial" w:hAnsi="Arial" w:cs="Arial"/>
          <w:sz w:val="20"/>
          <w:szCs w:val="20"/>
        </w:rPr>
        <w:t>sequences. Th</w:t>
      </w:r>
      <w:ins w:id="24" w:author="Gajer, Pawel" w:date="2022-05-26T14:29:00Z">
        <w:r w:rsidR="00C50A2D">
          <w:rPr>
            <w:rFonts w:ascii="Arial" w:hAnsi="Arial" w:cs="Arial"/>
            <w:sz w:val="20"/>
            <w:szCs w:val="20"/>
          </w:rPr>
          <w:t>e models</w:t>
        </w:r>
      </w:ins>
      <w:del w:id="25" w:author="Gajer, Pawel" w:date="2022-05-26T14:29:00Z">
        <w:r w:rsidDel="00C50A2D">
          <w:rPr>
            <w:rFonts w:ascii="Arial" w:hAnsi="Arial" w:cs="Arial"/>
            <w:sz w:val="20"/>
            <w:szCs w:val="20"/>
          </w:rPr>
          <w:delText>ese groups</w:delText>
        </w:r>
      </w:del>
      <w:r>
        <w:rPr>
          <w:rFonts w:ascii="Arial" w:hAnsi="Arial" w:cs="Arial"/>
          <w:sz w:val="20"/>
          <w:szCs w:val="20"/>
        </w:rPr>
        <w:t xml:space="preserve"> </w:t>
      </w:r>
      <w:ins w:id="26" w:author="Gajer, Pawel" w:date="2022-05-26T14:30:00Z">
        <w:r w:rsidR="00C50A2D">
          <w:rPr>
            <w:rFonts w:ascii="Arial" w:hAnsi="Arial" w:cs="Arial"/>
            <w:sz w:val="20"/>
            <w:szCs w:val="20"/>
          </w:rPr>
          <w:t>are</w:t>
        </w:r>
      </w:ins>
      <w:del w:id="27" w:author="Gajer, Pawel" w:date="2022-05-26T14:30:00Z">
        <w:r w:rsidR="00903688" w:rsidDel="00C50A2D">
          <w:rPr>
            <w:rFonts w:ascii="Arial" w:hAnsi="Arial" w:cs="Arial"/>
            <w:sz w:val="20"/>
            <w:szCs w:val="20"/>
          </w:rPr>
          <w:delText>were</w:delText>
        </w:r>
      </w:del>
      <w:r>
        <w:rPr>
          <w:rFonts w:ascii="Arial" w:hAnsi="Arial" w:cs="Arial"/>
          <w:sz w:val="20"/>
          <w:szCs w:val="20"/>
        </w:rPr>
        <w:t xml:space="preserve"> organized </w:t>
      </w:r>
      <w:r w:rsidR="0045156A">
        <w:rPr>
          <w:rFonts w:ascii="Arial" w:hAnsi="Arial" w:cs="Arial"/>
          <w:sz w:val="20"/>
          <w:szCs w:val="20"/>
        </w:rPr>
        <w:t>in</w:t>
      </w:r>
      <w:r>
        <w:rPr>
          <w:rFonts w:ascii="Arial" w:hAnsi="Arial" w:cs="Arial"/>
          <w:sz w:val="20"/>
          <w:szCs w:val="20"/>
        </w:rPr>
        <w:t xml:space="preserve"> a </w:t>
      </w:r>
      <w:r w:rsidR="00875D02" w:rsidRPr="00650680">
        <w:rPr>
          <w:rFonts w:ascii="Arial" w:hAnsi="Arial" w:cs="Arial"/>
          <w:sz w:val="20"/>
          <w:szCs w:val="20"/>
        </w:rPr>
        <w:t>model tree ref</w:t>
      </w:r>
      <w:r w:rsidR="00E45F45">
        <w:rPr>
          <w:rFonts w:ascii="Arial" w:hAnsi="Arial" w:cs="Arial"/>
          <w:sz w:val="20"/>
          <w:szCs w:val="20"/>
        </w:rPr>
        <w:t>lecting the species lineages</w:t>
      </w:r>
      <w:r w:rsidR="00BF30EB">
        <w:rPr>
          <w:rFonts w:ascii="Arial" w:hAnsi="Arial" w:cs="Arial"/>
          <w:sz w:val="20"/>
          <w:szCs w:val="20"/>
        </w:rPr>
        <w:t xml:space="preserve"> (</w:t>
      </w:r>
      <w:proofErr w:type="spellStart"/>
      <w:r w:rsidR="00F2171F">
        <w:rPr>
          <w:rFonts w:ascii="Arial" w:hAnsi="Arial" w:cs="Arial"/>
          <w:sz w:val="20"/>
          <w:szCs w:val="20"/>
        </w:rPr>
        <w:t>buildModelTree</w:t>
      </w:r>
      <w:proofErr w:type="spellEnd"/>
      <w:r w:rsidR="00F2171F">
        <w:rPr>
          <w:rFonts w:ascii="Arial" w:hAnsi="Arial" w:cs="Arial"/>
          <w:sz w:val="20"/>
          <w:szCs w:val="20"/>
        </w:rPr>
        <w:t xml:space="preserve">, </w:t>
      </w:r>
      <w:r w:rsidR="00BF30EB" w:rsidRPr="00A075FC">
        <w:rPr>
          <w:rFonts w:ascii="Arial" w:hAnsi="Arial" w:cs="Arial"/>
          <w:b/>
          <w:sz w:val="20"/>
          <w:szCs w:val="20"/>
        </w:rPr>
        <w:t>Figur</w:t>
      </w:r>
      <w:r w:rsidR="00BF30EB" w:rsidRPr="001C29A9">
        <w:rPr>
          <w:rFonts w:ascii="Arial" w:hAnsi="Arial" w:cs="Arial"/>
          <w:b/>
          <w:sz w:val="20"/>
          <w:szCs w:val="20"/>
        </w:rPr>
        <w:t>e</w:t>
      </w:r>
      <w:r w:rsidR="001C29A9" w:rsidRPr="001C29A9">
        <w:rPr>
          <w:rFonts w:ascii="Arial" w:hAnsi="Arial" w:cs="Arial"/>
          <w:b/>
          <w:sz w:val="20"/>
          <w:szCs w:val="20"/>
        </w:rPr>
        <w:t xml:space="preserve"> </w:t>
      </w:r>
      <w:r w:rsidR="005C28FE">
        <w:rPr>
          <w:rFonts w:ascii="Arial" w:hAnsi="Arial" w:cs="Arial"/>
          <w:b/>
          <w:sz w:val="20"/>
          <w:szCs w:val="20"/>
        </w:rPr>
        <w:t>S2</w:t>
      </w:r>
      <w:r w:rsidR="00BF30EB">
        <w:rPr>
          <w:rFonts w:ascii="Arial" w:hAnsi="Arial" w:cs="Arial"/>
          <w:sz w:val="20"/>
          <w:szCs w:val="20"/>
        </w:rPr>
        <w:t>)</w:t>
      </w:r>
      <w:r w:rsidR="00875D02">
        <w:rPr>
          <w:rFonts w:ascii="Arial" w:hAnsi="Arial" w:cs="Arial"/>
          <w:sz w:val="20"/>
          <w:szCs w:val="20"/>
        </w:rPr>
        <w:t>.</w:t>
      </w:r>
      <w:r w:rsidR="00B2488E" w:rsidRPr="00B2488E">
        <w:rPr>
          <w:rFonts w:ascii="Arial" w:hAnsi="Arial" w:cs="Arial"/>
          <w:sz w:val="20"/>
          <w:szCs w:val="20"/>
        </w:rPr>
        <w:t xml:space="preserve"> </w:t>
      </w:r>
      <w:r w:rsidR="00B2488E" w:rsidRPr="00650680">
        <w:rPr>
          <w:rFonts w:ascii="Arial" w:hAnsi="Arial" w:cs="Arial"/>
          <w:sz w:val="20"/>
          <w:szCs w:val="20"/>
        </w:rPr>
        <w:t xml:space="preserve">For each node of the model tree (except </w:t>
      </w:r>
      <w:r w:rsidR="00B3700D">
        <w:rPr>
          <w:rFonts w:ascii="Arial" w:hAnsi="Arial" w:cs="Arial"/>
          <w:sz w:val="20"/>
          <w:szCs w:val="20"/>
        </w:rPr>
        <w:t xml:space="preserve">the </w:t>
      </w:r>
      <w:r w:rsidR="00B2488E" w:rsidRPr="00650680">
        <w:rPr>
          <w:rFonts w:ascii="Arial" w:hAnsi="Arial" w:cs="Arial"/>
          <w:sz w:val="20"/>
          <w:szCs w:val="20"/>
        </w:rPr>
        <w:t>roo</w:t>
      </w:r>
      <w:r w:rsidR="00B531FC">
        <w:rPr>
          <w:rFonts w:ascii="Arial" w:hAnsi="Arial" w:cs="Arial"/>
          <w:sz w:val="20"/>
          <w:szCs w:val="20"/>
        </w:rPr>
        <w:t>t)</w:t>
      </w:r>
      <w:del w:id="28" w:author="Gajer, Pawel" w:date="2022-05-26T14:31:00Z">
        <w:r w:rsidR="00B531FC" w:rsidDel="00C50A2D">
          <w:rPr>
            <w:rFonts w:ascii="Arial" w:hAnsi="Arial" w:cs="Arial"/>
            <w:sz w:val="20"/>
            <w:szCs w:val="20"/>
          </w:rPr>
          <w:delText xml:space="preserve"> a fasta file of</w:delText>
        </w:r>
      </w:del>
      <w:r w:rsidR="00B531FC">
        <w:rPr>
          <w:rFonts w:ascii="Arial" w:hAnsi="Arial" w:cs="Arial"/>
          <w:sz w:val="20"/>
          <w:szCs w:val="20"/>
        </w:rPr>
        <w:t xml:space="preserve"> all reference sequences </w:t>
      </w:r>
      <w:r w:rsidR="00B2488E">
        <w:rPr>
          <w:rFonts w:ascii="Arial" w:hAnsi="Arial" w:cs="Arial"/>
          <w:sz w:val="20"/>
          <w:szCs w:val="20"/>
        </w:rPr>
        <w:t>correspo</w:t>
      </w:r>
      <w:r w:rsidR="00B2488E" w:rsidRPr="00650680">
        <w:rPr>
          <w:rFonts w:ascii="Arial" w:hAnsi="Arial" w:cs="Arial"/>
          <w:sz w:val="20"/>
          <w:szCs w:val="20"/>
        </w:rPr>
        <w:t>nding to the node's subtree</w:t>
      </w:r>
      <w:r w:rsidR="00E526D6">
        <w:rPr>
          <w:rFonts w:ascii="Arial" w:hAnsi="Arial" w:cs="Arial"/>
          <w:sz w:val="20"/>
          <w:szCs w:val="20"/>
        </w:rPr>
        <w:t xml:space="preserve"> </w:t>
      </w:r>
      <w:ins w:id="29" w:author="Gajer, Pawel" w:date="2022-05-26T14:31:00Z">
        <w:r w:rsidR="00C50A2D">
          <w:rPr>
            <w:rFonts w:ascii="Arial" w:hAnsi="Arial" w:cs="Arial"/>
            <w:sz w:val="20"/>
            <w:szCs w:val="20"/>
          </w:rPr>
          <w:t>are</w:t>
        </w:r>
      </w:ins>
      <w:del w:id="30" w:author="Gajer, Pawel" w:date="2022-05-26T14:30:00Z">
        <w:r w:rsidR="00EF7C28" w:rsidDel="00C50A2D">
          <w:rPr>
            <w:rFonts w:ascii="Arial" w:hAnsi="Arial" w:cs="Arial"/>
            <w:sz w:val="20"/>
            <w:szCs w:val="20"/>
          </w:rPr>
          <w:delText>wa</w:delText>
        </w:r>
      </w:del>
      <w:del w:id="31" w:author="Gajer, Pawel" w:date="2022-05-26T14:31:00Z">
        <w:r w:rsidR="00EF7C28" w:rsidDel="00C50A2D">
          <w:rPr>
            <w:rFonts w:ascii="Arial" w:hAnsi="Arial" w:cs="Arial"/>
            <w:sz w:val="20"/>
            <w:szCs w:val="20"/>
          </w:rPr>
          <w:delText>s</w:delText>
        </w:r>
        <w:r w:rsidR="00E526D6" w:rsidDel="00C50A2D">
          <w:rPr>
            <w:rFonts w:ascii="Arial" w:hAnsi="Arial" w:cs="Arial"/>
            <w:sz w:val="20"/>
            <w:szCs w:val="20"/>
          </w:rPr>
          <w:delText xml:space="preserve"> </w:delText>
        </w:r>
      </w:del>
      <w:del w:id="32" w:author="Gajer, Pawel" w:date="2022-05-26T11:14:00Z">
        <w:r w:rsidR="00E526D6" w:rsidDel="00972EC9">
          <w:rPr>
            <w:rFonts w:ascii="Arial" w:hAnsi="Arial" w:cs="Arial"/>
            <w:sz w:val="20"/>
            <w:szCs w:val="20"/>
          </w:rPr>
          <w:delText>created, and</w:delText>
        </w:r>
      </w:del>
      <w:r w:rsidR="00E526D6">
        <w:rPr>
          <w:rFonts w:ascii="Arial" w:hAnsi="Arial" w:cs="Arial"/>
          <w:sz w:val="20"/>
          <w:szCs w:val="20"/>
        </w:rPr>
        <w:t xml:space="preserve"> </w:t>
      </w:r>
      <w:r w:rsidR="00E45F45">
        <w:rPr>
          <w:rFonts w:ascii="Arial" w:hAnsi="Arial" w:cs="Arial"/>
          <w:sz w:val="20"/>
          <w:szCs w:val="20"/>
        </w:rPr>
        <w:t xml:space="preserve">used to build </w:t>
      </w:r>
      <w:ins w:id="33" w:author="Gajer, Pawel" w:date="2022-05-26T14:31:00Z">
        <w:r w:rsidR="00C50A2D">
          <w:rPr>
            <w:rFonts w:ascii="Arial" w:hAnsi="Arial" w:cs="Arial"/>
            <w:sz w:val="20"/>
            <w:szCs w:val="20"/>
          </w:rPr>
          <w:t>a</w:t>
        </w:r>
      </w:ins>
      <w:ins w:id="34" w:author="Gajer, Pawel" w:date="2022-05-26T09:49:00Z">
        <w:r w:rsidR="00F07B99">
          <w:rPr>
            <w:rFonts w:ascii="Arial" w:hAnsi="Arial" w:cs="Arial"/>
            <w:sz w:val="20"/>
            <w:szCs w:val="20"/>
          </w:rPr>
          <w:t xml:space="preserve"> </w:t>
        </w:r>
      </w:ins>
      <w:r w:rsidR="000C640C">
        <w:rPr>
          <w:rFonts w:ascii="Arial" w:hAnsi="Arial" w:cs="Arial"/>
          <w:sz w:val="20"/>
          <w:szCs w:val="20"/>
        </w:rPr>
        <w:t>Markov Chain model</w:t>
      </w:r>
      <w:del w:id="35" w:author="Gajer, Pawel" w:date="2022-05-26T14:31:00Z">
        <w:r w:rsidR="00E45F45" w:rsidDel="00C50A2D">
          <w:rPr>
            <w:rFonts w:ascii="Arial" w:hAnsi="Arial" w:cs="Arial"/>
            <w:sz w:val="20"/>
            <w:szCs w:val="20"/>
          </w:rPr>
          <w:delText>s</w:delText>
        </w:r>
      </w:del>
      <w:r w:rsidR="00E526D6">
        <w:rPr>
          <w:rFonts w:ascii="Arial" w:hAnsi="Arial" w:cs="Arial"/>
          <w:sz w:val="20"/>
          <w:szCs w:val="20"/>
        </w:rPr>
        <w:t xml:space="preserve"> </w:t>
      </w:r>
      <w:r w:rsidR="000E5412">
        <w:rPr>
          <w:rFonts w:ascii="Arial" w:hAnsi="Arial" w:cs="Arial"/>
          <w:sz w:val="20"/>
          <w:szCs w:val="20"/>
        </w:rPr>
        <w:t>(</w:t>
      </w:r>
      <w:proofErr w:type="spellStart"/>
      <w:r w:rsidR="00192C4D">
        <w:rPr>
          <w:rFonts w:ascii="Arial" w:hAnsi="Arial" w:cs="Arial"/>
          <w:sz w:val="20"/>
          <w:szCs w:val="20"/>
        </w:rPr>
        <w:t>buildMC</w:t>
      </w:r>
      <w:proofErr w:type="spellEnd"/>
      <w:r w:rsidR="00192C4D">
        <w:rPr>
          <w:rFonts w:ascii="Arial" w:hAnsi="Arial" w:cs="Arial"/>
          <w:sz w:val="20"/>
          <w:szCs w:val="20"/>
        </w:rPr>
        <w:t xml:space="preserve">, </w:t>
      </w:r>
      <w:r w:rsidR="000E5412" w:rsidRPr="001C29A9">
        <w:rPr>
          <w:rFonts w:ascii="Arial" w:hAnsi="Arial" w:cs="Arial"/>
          <w:b/>
          <w:sz w:val="20"/>
          <w:szCs w:val="20"/>
        </w:rPr>
        <w:t>Figure</w:t>
      </w:r>
      <w:r w:rsidR="001C29A9" w:rsidRPr="001C29A9">
        <w:rPr>
          <w:rFonts w:ascii="Arial" w:hAnsi="Arial" w:cs="Arial"/>
          <w:b/>
          <w:sz w:val="20"/>
          <w:szCs w:val="20"/>
        </w:rPr>
        <w:t xml:space="preserve"> </w:t>
      </w:r>
      <w:r w:rsidR="005C28FE">
        <w:rPr>
          <w:rFonts w:ascii="Arial" w:hAnsi="Arial" w:cs="Arial"/>
          <w:b/>
          <w:sz w:val="20"/>
          <w:szCs w:val="20"/>
        </w:rPr>
        <w:t>S3</w:t>
      </w:r>
      <w:r w:rsidR="000E5412">
        <w:rPr>
          <w:rFonts w:ascii="Arial" w:hAnsi="Arial" w:cs="Arial"/>
          <w:sz w:val="20"/>
          <w:szCs w:val="20"/>
        </w:rPr>
        <w:t>)</w:t>
      </w:r>
      <w:r w:rsidR="00E526D6">
        <w:rPr>
          <w:rFonts w:ascii="Arial" w:hAnsi="Arial" w:cs="Arial"/>
          <w:sz w:val="20"/>
          <w:szCs w:val="20"/>
        </w:rPr>
        <w:t>.</w:t>
      </w:r>
      <w:r w:rsidR="00E912E8">
        <w:rPr>
          <w:rFonts w:ascii="Arial" w:hAnsi="Arial" w:cs="Arial"/>
          <w:sz w:val="20"/>
          <w:szCs w:val="20"/>
        </w:rPr>
        <w:t xml:space="preserve"> Node-specific </w:t>
      </w:r>
      <w:r w:rsidR="00575575">
        <w:rPr>
          <w:rFonts w:ascii="Arial" w:hAnsi="Arial" w:cs="Arial"/>
          <w:sz w:val="20"/>
          <w:szCs w:val="20"/>
        </w:rPr>
        <w:t>c</w:t>
      </w:r>
      <w:r w:rsidR="00575575" w:rsidRPr="00575575">
        <w:rPr>
          <w:rFonts w:ascii="Arial" w:hAnsi="Arial" w:cs="Arial"/>
          <w:sz w:val="20"/>
          <w:szCs w:val="20"/>
        </w:rPr>
        <w:t>lassification error threshold</w:t>
      </w:r>
      <w:del w:id="36" w:author="Gajer, Pawel" w:date="2022-05-26T11:16:00Z">
        <w:r w:rsidR="00575575" w:rsidRPr="00575575" w:rsidDel="00CF319B">
          <w:rPr>
            <w:rFonts w:ascii="Arial" w:hAnsi="Arial" w:cs="Arial"/>
            <w:sz w:val="20"/>
            <w:szCs w:val="20"/>
          </w:rPr>
          <w:delText>s</w:delText>
        </w:r>
      </w:del>
      <w:r w:rsidR="00575575" w:rsidRPr="00575575">
        <w:rPr>
          <w:rFonts w:ascii="Arial" w:hAnsi="Arial" w:cs="Arial"/>
          <w:sz w:val="20"/>
          <w:szCs w:val="20"/>
        </w:rPr>
        <w:t xml:space="preserve"> </w:t>
      </w:r>
      <w:ins w:id="37" w:author="Gajer, Pawel" w:date="2022-05-26T14:32:00Z">
        <w:r w:rsidR="00C50A2D">
          <w:rPr>
            <w:rFonts w:ascii="Arial" w:hAnsi="Arial" w:cs="Arial"/>
            <w:sz w:val="20"/>
            <w:szCs w:val="20"/>
          </w:rPr>
          <w:t>i</w:t>
        </w:r>
      </w:ins>
      <w:del w:id="38" w:author="Gajer, Pawel" w:date="2022-05-26T14:32:00Z">
        <w:r w:rsidR="00A420A8" w:rsidDel="00C50A2D">
          <w:rPr>
            <w:rFonts w:ascii="Arial" w:hAnsi="Arial" w:cs="Arial"/>
            <w:sz w:val="20"/>
            <w:szCs w:val="20"/>
          </w:rPr>
          <w:delText>w</w:delText>
        </w:r>
      </w:del>
      <w:ins w:id="39" w:author="Gajer, Pawel" w:date="2022-05-26T11:16:00Z">
        <w:r w:rsidR="00CF319B">
          <w:rPr>
            <w:rFonts w:ascii="Arial" w:hAnsi="Arial" w:cs="Arial"/>
            <w:sz w:val="20"/>
            <w:szCs w:val="20"/>
          </w:rPr>
          <w:t>s</w:t>
        </w:r>
      </w:ins>
      <w:del w:id="40" w:author="Gajer, Pawel" w:date="2022-05-26T11:16:00Z">
        <w:r w:rsidR="00A420A8" w:rsidDel="00CF319B">
          <w:rPr>
            <w:rFonts w:ascii="Arial" w:hAnsi="Arial" w:cs="Arial"/>
            <w:sz w:val="20"/>
            <w:szCs w:val="20"/>
          </w:rPr>
          <w:delText>ere</w:delText>
        </w:r>
      </w:del>
      <w:r w:rsidR="00575575" w:rsidRPr="00575575">
        <w:rPr>
          <w:rFonts w:ascii="Arial" w:hAnsi="Arial" w:cs="Arial"/>
          <w:sz w:val="20"/>
          <w:szCs w:val="20"/>
        </w:rPr>
        <w:t xml:space="preserve"> </w:t>
      </w:r>
      <w:del w:id="41" w:author="Gajer, Pawel" w:date="2022-05-26T11:15:00Z">
        <w:r w:rsidR="00575575" w:rsidRPr="00575575" w:rsidDel="00CF319B">
          <w:rPr>
            <w:rFonts w:ascii="Arial" w:hAnsi="Arial" w:cs="Arial"/>
            <w:sz w:val="20"/>
            <w:szCs w:val="20"/>
          </w:rPr>
          <w:delText>estimated to</w:delText>
        </w:r>
        <w:r w:rsidR="00F6068A" w:rsidDel="00CF319B">
          <w:rPr>
            <w:rFonts w:ascii="Arial" w:hAnsi="Arial" w:cs="Arial"/>
            <w:sz w:val="20"/>
            <w:szCs w:val="20"/>
          </w:rPr>
          <w:delText xml:space="preserve"> produce confidence in taxonomic assignment</w:delText>
        </w:r>
        <w:r w:rsidR="00575575" w:rsidDel="00CF319B">
          <w:rPr>
            <w:rFonts w:ascii="Arial" w:hAnsi="Arial" w:cs="Arial"/>
            <w:sz w:val="20"/>
            <w:szCs w:val="20"/>
          </w:rPr>
          <w:delText xml:space="preserve">. </w:delText>
        </w:r>
        <w:r w:rsidR="00A35373" w:rsidDel="00CF319B">
          <w:rPr>
            <w:rFonts w:ascii="Arial" w:hAnsi="Arial" w:cs="Arial"/>
            <w:sz w:val="20"/>
            <w:szCs w:val="20"/>
          </w:rPr>
          <w:delText xml:space="preserve">The thresholds are </w:delText>
        </w:r>
      </w:del>
      <w:r w:rsidR="00A35373">
        <w:rPr>
          <w:rFonts w:ascii="Arial" w:hAnsi="Arial" w:cs="Arial"/>
          <w:sz w:val="20"/>
          <w:szCs w:val="20"/>
        </w:rPr>
        <w:t xml:space="preserve">set </w:t>
      </w:r>
      <w:ins w:id="42" w:author="Gajer, Pawel" w:date="2022-05-26T14:32:00Z">
        <w:r w:rsidR="00C50A2D">
          <w:rPr>
            <w:rFonts w:ascii="Arial" w:hAnsi="Arial" w:cs="Arial"/>
            <w:sz w:val="20"/>
            <w:szCs w:val="20"/>
          </w:rPr>
          <w:t>to</w:t>
        </w:r>
      </w:ins>
      <w:del w:id="43" w:author="Gajer, Pawel" w:date="2022-05-26T14:32:00Z">
        <w:r w:rsidR="00A35373" w:rsidDel="00C50A2D">
          <w:rPr>
            <w:rFonts w:ascii="Arial" w:hAnsi="Arial" w:cs="Arial"/>
            <w:sz w:val="20"/>
            <w:szCs w:val="20"/>
          </w:rPr>
          <w:delText>a</w:delText>
        </w:r>
      </w:del>
      <w:del w:id="44" w:author="Gajer, Pawel" w:date="2022-05-26T11:17:00Z">
        <w:r w:rsidR="00A35373" w:rsidDel="00CF319B">
          <w:rPr>
            <w:rFonts w:ascii="Arial" w:hAnsi="Arial" w:cs="Arial"/>
            <w:sz w:val="20"/>
            <w:szCs w:val="20"/>
          </w:rPr>
          <w:delText>t</w:delText>
        </w:r>
      </w:del>
      <w:r w:rsidR="00A35373">
        <w:rPr>
          <w:rFonts w:ascii="Arial" w:hAnsi="Arial" w:cs="Arial"/>
          <w:sz w:val="20"/>
          <w:szCs w:val="20"/>
        </w:rPr>
        <w:t xml:space="preserve"> the maximum posterior probability o</w:t>
      </w:r>
      <w:ins w:id="45" w:author="Gajer, Pawel" w:date="2022-05-26T11:16:00Z">
        <w:r w:rsidR="00CF319B">
          <w:rPr>
            <w:rFonts w:ascii="Arial" w:hAnsi="Arial" w:cs="Arial"/>
            <w:sz w:val="20"/>
            <w:szCs w:val="20"/>
          </w:rPr>
          <w:t>ver all</w:t>
        </w:r>
      </w:ins>
      <w:del w:id="46" w:author="Gajer, Pawel" w:date="2022-05-26T11:16:00Z">
        <w:r w:rsidR="00A35373" w:rsidDel="00CF319B">
          <w:rPr>
            <w:rFonts w:ascii="Arial" w:hAnsi="Arial" w:cs="Arial"/>
            <w:sz w:val="20"/>
            <w:szCs w:val="20"/>
          </w:rPr>
          <w:delText>f a</w:delText>
        </w:r>
      </w:del>
      <w:r w:rsidR="00A35373">
        <w:rPr>
          <w:rFonts w:ascii="Arial" w:hAnsi="Arial" w:cs="Arial"/>
          <w:sz w:val="20"/>
          <w:szCs w:val="20"/>
        </w:rPr>
        <w:t xml:space="preserve"> sibling </w:t>
      </w:r>
      <w:ins w:id="47" w:author="Gajer, Pawel" w:date="2022-05-26T14:33:00Z">
        <w:r w:rsidR="00C50A2D">
          <w:rPr>
            <w:rFonts w:ascii="Arial" w:hAnsi="Arial" w:cs="Arial"/>
            <w:sz w:val="20"/>
            <w:szCs w:val="20"/>
          </w:rPr>
          <w:t>node'</w:t>
        </w:r>
      </w:ins>
      <w:del w:id="48" w:author="Gajer, Pawel" w:date="2022-05-26T14:33:00Z">
        <w:r w:rsidR="00A35373" w:rsidDel="00C50A2D">
          <w:rPr>
            <w:rFonts w:ascii="Arial" w:hAnsi="Arial" w:cs="Arial"/>
            <w:sz w:val="20"/>
            <w:szCs w:val="20"/>
          </w:rPr>
          <w:delText>species</w:delText>
        </w:r>
      </w:del>
      <w:ins w:id="49" w:author="Gajer, Pawel" w:date="2022-05-26T14:33:00Z">
        <w:r w:rsidR="00C50A2D">
          <w:rPr>
            <w:rFonts w:ascii="Arial" w:hAnsi="Arial" w:cs="Arial"/>
            <w:sz w:val="20"/>
            <w:szCs w:val="20"/>
          </w:rPr>
          <w:t>s</w:t>
        </w:r>
      </w:ins>
      <w:del w:id="50" w:author="Gajer, Pawel" w:date="2022-05-26T14:33:00Z">
        <w:r w:rsidR="00A35373" w:rsidDel="00C50A2D">
          <w:rPr>
            <w:rFonts w:ascii="Arial" w:hAnsi="Arial" w:cs="Arial"/>
            <w:sz w:val="20"/>
            <w:szCs w:val="20"/>
          </w:rPr>
          <w:delText>’</w:delText>
        </w:r>
      </w:del>
      <w:r w:rsidR="0003626F">
        <w:rPr>
          <w:rFonts w:ascii="Arial" w:hAnsi="Arial" w:cs="Arial"/>
          <w:sz w:val="20"/>
          <w:szCs w:val="20"/>
        </w:rPr>
        <w:t xml:space="preserve"> sequences</w:t>
      </w:r>
      <w:r w:rsidR="00A35373">
        <w:rPr>
          <w:rFonts w:ascii="Arial" w:hAnsi="Arial" w:cs="Arial"/>
          <w:sz w:val="20"/>
          <w:szCs w:val="20"/>
        </w:rPr>
        <w:t xml:space="preserve"> w</w:t>
      </w:r>
      <w:ins w:id="51" w:author="Gajer, Pawel" w:date="2022-05-26T14:34:00Z">
        <w:r w:rsidR="00C50A2D">
          <w:rPr>
            <w:rFonts w:ascii="Arial" w:hAnsi="Arial" w:cs="Arial"/>
            <w:sz w:val="20"/>
            <w:szCs w:val="20"/>
          </w:rPr>
          <w:t>here the posterior probabilities are estimated using</w:t>
        </w:r>
      </w:ins>
      <w:del w:id="52" w:author="Gajer, Pawel" w:date="2022-05-26T14:34:00Z">
        <w:r w:rsidR="00A35373" w:rsidDel="00C50A2D">
          <w:rPr>
            <w:rFonts w:ascii="Arial" w:hAnsi="Arial" w:cs="Arial"/>
            <w:sz w:val="20"/>
            <w:szCs w:val="20"/>
          </w:rPr>
          <w:delText>ith respect to</w:delText>
        </w:r>
      </w:del>
      <w:r w:rsidR="00A35373">
        <w:rPr>
          <w:rFonts w:ascii="Arial" w:hAnsi="Arial" w:cs="Arial"/>
          <w:sz w:val="20"/>
          <w:szCs w:val="20"/>
        </w:rPr>
        <w:t xml:space="preserve"> the referenc</w:t>
      </w:r>
      <w:ins w:id="53" w:author="Gajer, Pawel" w:date="2022-05-26T14:34:00Z">
        <w:r w:rsidR="00C50A2D">
          <w:rPr>
            <w:rFonts w:ascii="Arial" w:hAnsi="Arial" w:cs="Arial"/>
            <w:sz w:val="20"/>
            <w:szCs w:val="20"/>
          </w:rPr>
          <w:t>e node</w:t>
        </w:r>
      </w:ins>
      <w:del w:id="54" w:author="Gajer, Pawel" w:date="2022-05-26T14:34:00Z">
        <w:r w:rsidR="00A35373" w:rsidDel="00C50A2D">
          <w:rPr>
            <w:rFonts w:ascii="Arial" w:hAnsi="Arial" w:cs="Arial"/>
            <w:sz w:val="20"/>
            <w:szCs w:val="20"/>
          </w:rPr>
          <w:delText xml:space="preserve">e </w:delText>
        </w:r>
        <w:r w:rsidR="00E01D3C" w:rsidDel="00C50A2D">
          <w:rPr>
            <w:rFonts w:ascii="Arial" w:hAnsi="Arial" w:cs="Arial"/>
            <w:sz w:val="20"/>
            <w:szCs w:val="20"/>
          </w:rPr>
          <w:delText>species’</w:delText>
        </w:r>
      </w:del>
      <w:r w:rsidR="00E01D3C">
        <w:rPr>
          <w:rFonts w:ascii="Arial" w:hAnsi="Arial" w:cs="Arial"/>
          <w:sz w:val="20"/>
          <w:szCs w:val="20"/>
        </w:rPr>
        <w:t xml:space="preserve"> </w:t>
      </w:r>
      <w:r w:rsidR="00A35373">
        <w:rPr>
          <w:rFonts w:ascii="Arial" w:hAnsi="Arial" w:cs="Arial"/>
          <w:sz w:val="20"/>
          <w:szCs w:val="20"/>
        </w:rPr>
        <w:t>model</w:t>
      </w:r>
      <w:ins w:id="55" w:author="Gajer, Pawel" w:date="2022-05-26T11:17:00Z">
        <w:r w:rsidR="00CF319B">
          <w:rPr>
            <w:rFonts w:ascii="Arial" w:hAnsi="Arial" w:cs="Arial"/>
            <w:sz w:val="20"/>
            <w:szCs w:val="20"/>
          </w:rPr>
          <w:t xml:space="preserve">. All error thresholds </w:t>
        </w:r>
      </w:ins>
      <w:ins w:id="56" w:author="Gajer, Pawel" w:date="2022-05-26T14:36:00Z">
        <w:r w:rsidR="00AC6D57">
          <w:rPr>
            <w:rFonts w:ascii="Arial" w:hAnsi="Arial" w:cs="Arial"/>
            <w:sz w:val="20"/>
            <w:szCs w:val="20"/>
          </w:rPr>
          <w:t>are</w:t>
        </w:r>
      </w:ins>
      <w:ins w:id="57" w:author="Gajer, Pawel" w:date="2022-05-26T11:17:00Z">
        <w:r w:rsidR="00CF319B">
          <w:rPr>
            <w:rFonts w:ascii="Arial" w:hAnsi="Arial" w:cs="Arial"/>
            <w:sz w:val="20"/>
            <w:szCs w:val="20"/>
          </w:rPr>
          <w:t xml:space="preserve"> adjusted by</w:t>
        </w:r>
      </w:ins>
      <w:ins w:id="58" w:author="Gajer, Pawel" w:date="2022-05-26T11:18:00Z">
        <w:r w:rsidR="00CF319B">
          <w:rPr>
            <w:rFonts w:ascii="Arial" w:hAnsi="Arial" w:cs="Arial"/>
            <w:sz w:val="20"/>
            <w:szCs w:val="20"/>
          </w:rPr>
          <w:t xml:space="preserve"> </w:t>
        </w:r>
      </w:ins>
      <w:ins w:id="59" w:author="Gajer, Pawel" w:date="2022-05-26T11:22:00Z">
        <w:r w:rsidR="00965890">
          <w:rPr>
            <w:rFonts w:ascii="Arial" w:hAnsi="Arial" w:cs="Arial"/>
            <w:sz w:val="20"/>
            <w:szCs w:val="20"/>
          </w:rPr>
          <w:t xml:space="preserve">adding to them </w:t>
        </w:r>
      </w:ins>
      <w:ins w:id="60" w:author="Gajer, Pawel" w:date="2022-05-26T09:51:00Z">
        <w:r w:rsidR="00F07B99">
          <w:rPr>
            <w:rFonts w:ascii="Arial" w:hAnsi="Arial" w:cs="Arial"/>
            <w:sz w:val="20"/>
            <w:szCs w:val="20"/>
          </w:rPr>
          <w:t xml:space="preserve">the log of </w:t>
        </w:r>
      </w:ins>
      <w:ins w:id="61" w:author="Gajer, Pawel" w:date="2022-05-26T11:18:00Z">
        <w:r w:rsidR="00CF319B">
          <w:rPr>
            <w:rFonts w:ascii="Arial" w:hAnsi="Arial" w:cs="Arial"/>
            <w:sz w:val="20"/>
            <w:szCs w:val="20"/>
          </w:rPr>
          <w:t xml:space="preserve">the </w:t>
        </w:r>
      </w:ins>
      <w:ins w:id="62" w:author="Gajer, Pawel" w:date="2022-05-26T11:23:00Z">
        <w:r w:rsidR="00965890">
          <w:rPr>
            <w:rFonts w:ascii="Arial" w:hAnsi="Arial" w:cs="Arial"/>
            <w:sz w:val="20"/>
            <w:szCs w:val="20"/>
          </w:rPr>
          <w:t xml:space="preserve">positive (and less than 1) </w:t>
        </w:r>
      </w:ins>
      <w:ins w:id="63" w:author="Gajer, Pawel" w:date="2022-05-26T09:51:00Z">
        <w:r w:rsidR="00F07B99">
          <w:rPr>
            <w:rFonts w:ascii="Arial" w:hAnsi="Arial" w:cs="Arial"/>
            <w:sz w:val="20"/>
            <w:szCs w:val="20"/>
          </w:rPr>
          <w:t>offset coefficient</w:t>
        </w:r>
      </w:ins>
      <w:r w:rsidR="00A35373">
        <w:rPr>
          <w:rFonts w:ascii="Arial" w:hAnsi="Arial" w:cs="Arial"/>
          <w:sz w:val="20"/>
          <w:szCs w:val="20"/>
        </w:rPr>
        <w:t xml:space="preserve">. </w:t>
      </w:r>
      <w:ins w:id="64" w:author="Gajer, Pawel" w:date="2022-05-26T11:18:00Z">
        <w:r w:rsidR="00CF319B">
          <w:rPr>
            <w:rFonts w:ascii="Arial" w:hAnsi="Arial" w:cs="Arial"/>
            <w:sz w:val="20"/>
            <w:szCs w:val="20"/>
          </w:rPr>
          <w:t xml:space="preserve">The </w:t>
        </w:r>
      </w:ins>
      <w:ins w:id="65" w:author="Gajer, Pawel" w:date="2022-05-26T11:19:00Z">
        <w:r w:rsidR="00CF319B">
          <w:rPr>
            <w:rFonts w:ascii="Arial" w:hAnsi="Arial" w:cs="Arial"/>
            <w:sz w:val="20"/>
            <w:szCs w:val="20"/>
          </w:rPr>
          <w:t>optimal value of the</w:t>
        </w:r>
      </w:ins>
      <w:ins w:id="66" w:author="Gajer, Pawel" w:date="2022-05-26T11:18:00Z">
        <w:r w:rsidR="00CF319B">
          <w:rPr>
            <w:rFonts w:ascii="Arial" w:hAnsi="Arial" w:cs="Arial"/>
            <w:sz w:val="20"/>
            <w:szCs w:val="20"/>
          </w:rPr>
          <w:t xml:space="preserve"> offset coefficient was</w:t>
        </w:r>
      </w:ins>
      <w:ins w:id="67" w:author="Gajer, Pawel" w:date="2022-05-26T11:19:00Z">
        <w:r w:rsidR="00CF319B">
          <w:rPr>
            <w:rFonts w:ascii="Arial" w:hAnsi="Arial" w:cs="Arial"/>
            <w:sz w:val="20"/>
            <w:szCs w:val="20"/>
          </w:rPr>
          <w:t xml:space="preserve"> found using cross-validation procedure</w:t>
        </w:r>
        <w:r w:rsidR="00CE2213">
          <w:rPr>
            <w:rFonts w:ascii="Arial" w:hAnsi="Arial" w:cs="Arial"/>
            <w:sz w:val="20"/>
            <w:szCs w:val="20"/>
          </w:rPr>
          <w:t xml:space="preserve"> [TO BE DONE]</w:t>
        </w:r>
        <w:r w:rsidR="00CF319B">
          <w:rPr>
            <w:rFonts w:ascii="Arial" w:hAnsi="Arial" w:cs="Arial"/>
            <w:sz w:val="20"/>
            <w:szCs w:val="20"/>
          </w:rPr>
          <w:t>.</w:t>
        </w:r>
      </w:ins>
      <w:ins w:id="68" w:author="Gajer, Pawel" w:date="2022-05-26T11:18:00Z">
        <w:r w:rsidR="00CF319B">
          <w:rPr>
            <w:rFonts w:ascii="Arial" w:hAnsi="Arial" w:cs="Arial"/>
            <w:sz w:val="20"/>
            <w:szCs w:val="20"/>
          </w:rPr>
          <w:t xml:space="preserve"> </w:t>
        </w:r>
      </w:ins>
      <w:commentRangeStart w:id="69"/>
      <w:r w:rsidR="006F1D8A">
        <w:rPr>
          <w:rFonts w:ascii="Arial" w:hAnsi="Arial" w:cs="Arial"/>
          <w:sz w:val="20"/>
          <w:szCs w:val="20"/>
        </w:rPr>
        <w:t>Classification</w:t>
      </w:r>
      <w:r w:rsidR="00575575">
        <w:rPr>
          <w:rFonts w:ascii="Arial" w:hAnsi="Arial" w:cs="Arial"/>
          <w:sz w:val="20"/>
          <w:szCs w:val="20"/>
        </w:rPr>
        <w:t xml:space="preserve"> error threshold</w:t>
      </w:r>
      <w:r w:rsidR="00853AEE">
        <w:rPr>
          <w:rFonts w:ascii="Arial" w:hAnsi="Arial" w:cs="Arial"/>
          <w:sz w:val="20"/>
          <w:szCs w:val="20"/>
        </w:rPr>
        <w:t>s</w:t>
      </w:r>
      <w:r w:rsidR="00575575">
        <w:rPr>
          <w:rFonts w:ascii="Arial" w:hAnsi="Arial" w:cs="Arial"/>
          <w:sz w:val="20"/>
          <w:szCs w:val="20"/>
        </w:rPr>
        <w:t xml:space="preserve"> use a criterion that </w:t>
      </w:r>
      <w:r w:rsidR="00373597">
        <w:rPr>
          <w:rFonts w:ascii="Arial" w:hAnsi="Arial" w:cs="Arial"/>
          <w:sz w:val="20"/>
          <w:szCs w:val="20"/>
        </w:rPr>
        <w:t>the majority of</w:t>
      </w:r>
      <w:r w:rsidR="00093726">
        <w:rPr>
          <w:rFonts w:ascii="Arial" w:hAnsi="Arial" w:cs="Arial"/>
          <w:sz w:val="20"/>
          <w:szCs w:val="20"/>
        </w:rPr>
        <w:t xml:space="preserve"> a species’</w:t>
      </w:r>
      <w:r w:rsidRPr="00650680">
        <w:rPr>
          <w:rFonts w:ascii="Arial" w:hAnsi="Arial" w:cs="Arial"/>
          <w:sz w:val="20"/>
          <w:szCs w:val="20"/>
        </w:rPr>
        <w:t xml:space="preserve"> reference sequences</w:t>
      </w:r>
      <w:r w:rsidR="0000126A">
        <w:rPr>
          <w:rFonts w:ascii="Arial" w:hAnsi="Arial" w:cs="Arial"/>
          <w:sz w:val="20"/>
          <w:szCs w:val="20"/>
        </w:rPr>
        <w:t>’ posterior probabilities</w:t>
      </w:r>
      <w:r w:rsidRPr="00650680">
        <w:rPr>
          <w:rFonts w:ascii="Arial" w:hAnsi="Arial" w:cs="Arial"/>
          <w:sz w:val="20"/>
          <w:szCs w:val="20"/>
        </w:rPr>
        <w:t xml:space="preserve"> should be </w:t>
      </w:r>
      <w:r w:rsidR="00373597">
        <w:rPr>
          <w:rFonts w:ascii="Arial" w:hAnsi="Arial" w:cs="Arial"/>
          <w:sz w:val="20"/>
          <w:szCs w:val="20"/>
        </w:rPr>
        <w:t>above</w:t>
      </w:r>
      <w:r w:rsidRPr="00650680">
        <w:rPr>
          <w:rFonts w:ascii="Arial" w:hAnsi="Arial" w:cs="Arial"/>
          <w:sz w:val="20"/>
          <w:szCs w:val="20"/>
        </w:rPr>
        <w:t xml:space="preserve"> the threshold</w:t>
      </w:r>
      <w:r w:rsidR="006C7819">
        <w:rPr>
          <w:rFonts w:ascii="Arial" w:hAnsi="Arial" w:cs="Arial"/>
          <w:sz w:val="20"/>
          <w:szCs w:val="20"/>
        </w:rPr>
        <w:t xml:space="preserve"> </w:t>
      </w:r>
      <w:r w:rsidRPr="00650680">
        <w:rPr>
          <w:rFonts w:ascii="Arial" w:hAnsi="Arial" w:cs="Arial"/>
          <w:sz w:val="20"/>
          <w:szCs w:val="20"/>
        </w:rPr>
        <w:t>value</w:t>
      </w:r>
      <w:r w:rsidR="00B8043B">
        <w:rPr>
          <w:rFonts w:ascii="Arial" w:hAnsi="Arial" w:cs="Arial"/>
          <w:sz w:val="20"/>
          <w:szCs w:val="20"/>
        </w:rPr>
        <w:t xml:space="preserve"> </w:t>
      </w:r>
      <w:commentRangeEnd w:id="69"/>
      <w:r w:rsidR="00BE2824">
        <w:rPr>
          <w:rStyle w:val="CommentReference"/>
        </w:rPr>
        <w:commentReference w:id="69"/>
      </w:r>
      <w:r w:rsidR="00971298">
        <w:rPr>
          <w:rFonts w:ascii="Arial" w:hAnsi="Arial" w:cs="Arial"/>
          <w:sz w:val="20"/>
          <w:szCs w:val="20"/>
        </w:rPr>
        <w:t>(</w:t>
      </w:r>
      <w:proofErr w:type="spellStart"/>
      <w:r w:rsidR="006406CB">
        <w:rPr>
          <w:rFonts w:ascii="Arial" w:hAnsi="Arial" w:cs="Arial"/>
          <w:sz w:val="20"/>
          <w:szCs w:val="20"/>
        </w:rPr>
        <w:t>est_err_thld</w:t>
      </w:r>
      <w:proofErr w:type="spellEnd"/>
      <w:r w:rsidR="006406CB">
        <w:rPr>
          <w:rFonts w:ascii="Arial" w:hAnsi="Arial" w:cs="Arial"/>
          <w:sz w:val="20"/>
          <w:szCs w:val="20"/>
        </w:rPr>
        <w:t xml:space="preserve">, </w:t>
      </w:r>
      <w:r w:rsidR="00971298" w:rsidRPr="00A075FC">
        <w:rPr>
          <w:rFonts w:ascii="Arial" w:hAnsi="Arial" w:cs="Arial"/>
          <w:b/>
          <w:sz w:val="20"/>
          <w:szCs w:val="20"/>
        </w:rPr>
        <w:t>Figure</w:t>
      </w:r>
      <w:r w:rsidR="001C29A9" w:rsidRPr="001C29A9">
        <w:rPr>
          <w:rFonts w:ascii="Arial" w:hAnsi="Arial" w:cs="Arial"/>
          <w:b/>
          <w:sz w:val="20"/>
          <w:szCs w:val="20"/>
        </w:rPr>
        <w:t xml:space="preserve"> </w:t>
      </w:r>
      <w:r w:rsidR="005C28FE">
        <w:rPr>
          <w:rFonts w:ascii="Arial" w:hAnsi="Arial" w:cs="Arial"/>
          <w:b/>
          <w:sz w:val="20"/>
          <w:szCs w:val="20"/>
        </w:rPr>
        <w:t>S4</w:t>
      </w:r>
      <w:r w:rsidR="00971298">
        <w:rPr>
          <w:rFonts w:ascii="Arial" w:hAnsi="Arial" w:cs="Arial"/>
          <w:sz w:val="20"/>
          <w:szCs w:val="20"/>
        </w:rPr>
        <w:t>)</w:t>
      </w:r>
      <w:r w:rsidRPr="00650680">
        <w:rPr>
          <w:rFonts w:ascii="Arial" w:hAnsi="Arial" w:cs="Arial"/>
          <w:sz w:val="20"/>
          <w:szCs w:val="20"/>
        </w:rPr>
        <w:t>.</w:t>
      </w:r>
      <w:r w:rsidR="00AF3956">
        <w:rPr>
          <w:rFonts w:ascii="Arial" w:hAnsi="Arial" w:cs="Arial"/>
          <w:sz w:val="20"/>
          <w:szCs w:val="20"/>
        </w:rPr>
        <w:t xml:space="preserve"> </w:t>
      </w:r>
      <w:r w:rsidR="007F3A88">
        <w:rPr>
          <w:rFonts w:ascii="Arial" w:hAnsi="Arial" w:cs="Arial"/>
          <w:sz w:val="20"/>
          <w:szCs w:val="20"/>
        </w:rPr>
        <w:t xml:space="preserve">Classification of a query sequence begins at the </w:t>
      </w:r>
      <w:ins w:id="70" w:author="Gajer, Pawel" w:date="2022-05-26T09:57:00Z">
        <w:r w:rsidR="00BE2824">
          <w:rPr>
            <w:rFonts w:ascii="Arial" w:hAnsi="Arial" w:cs="Arial"/>
            <w:sz w:val="20"/>
            <w:szCs w:val="20"/>
          </w:rPr>
          <w:t>phylum</w:t>
        </w:r>
      </w:ins>
      <w:del w:id="71" w:author="Gajer, Pawel" w:date="2022-05-26T09:57:00Z">
        <w:r w:rsidR="007F3A88" w:rsidDel="00BE2824">
          <w:rPr>
            <w:rFonts w:ascii="Arial" w:hAnsi="Arial" w:cs="Arial"/>
            <w:sz w:val="20"/>
            <w:szCs w:val="20"/>
          </w:rPr>
          <w:delText>top</w:delText>
        </w:r>
      </w:del>
      <w:r w:rsidR="007F3A88">
        <w:rPr>
          <w:rFonts w:ascii="Arial" w:hAnsi="Arial" w:cs="Arial"/>
          <w:sz w:val="20"/>
          <w:szCs w:val="20"/>
        </w:rPr>
        <w:t xml:space="preserve"> </w:t>
      </w:r>
      <w:ins w:id="72" w:author="Gajer, Pawel" w:date="2022-05-26T09:57:00Z">
        <w:r w:rsidR="00BE2824">
          <w:rPr>
            <w:rFonts w:ascii="Arial" w:hAnsi="Arial" w:cs="Arial"/>
            <w:sz w:val="20"/>
            <w:szCs w:val="20"/>
          </w:rPr>
          <w:t xml:space="preserve">level </w:t>
        </w:r>
      </w:ins>
      <w:r w:rsidR="007F3A88">
        <w:rPr>
          <w:rFonts w:ascii="Arial" w:hAnsi="Arial" w:cs="Arial"/>
          <w:sz w:val="20"/>
          <w:szCs w:val="20"/>
        </w:rPr>
        <w:t xml:space="preserve">of the model tree. The model producing the highest posterior probability is chosen, </w:t>
      </w:r>
      <w:r w:rsidR="007F3A88">
        <w:rPr>
          <w:rFonts w:ascii="Arial" w:hAnsi="Arial" w:cs="Arial"/>
          <w:sz w:val="20"/>
          <w:szCs w:val="20"/>
        </w:rPr>
        <w:lastRenderedPageBreak/>
        <w:t>and the assignment is given to the sequence given that the posterior probability is greater than the classification error threshold for that model. Model comparisons at the next and lower taxonomic levels commence until either a terminal node (species-level) classification is reached, or the classification error threshold criterion is not met</w:t>
      </w:r>
      <w:r w:rsidR="006C5C31">
        <w:rPr>
          <w:rFonts w:ascii="Arial" w:hAnsi="Arial" w:cs="Arial"/>
          <w:sz w:val="20"/>
          <w:szCs w:val="20"/>
        </w:rPr>
        <w:t xml:space="preserve"> (</w:t>
      </w:r>
      <w:r w:rsidR="006C5C31" w:rsidRPr="00A075FC">
        <w:rPr>
          <w:rFonts w:ascii="Arial" w:hAnsi="Arial" w:cs="Arial"/>
          <w:b/>
          <w:sz w:val="20"/>
          <w:szCs w:val="20"/>
        </w:rPr>
        <w:t>Figure</w:t>
      </w:r>
      <w:r w:rsidR="00206060">
        <w:rPr>
          <w:rFonts w:ascii="Arial" w:hAnsi="Arial" w:cs="Arial"/>
          <w:sz w:val="20"/>
          <w:szCs w:val="20"/>
        </w:rPr>
        <w:t xml:space="preserve"> </w:t>
      </w:r>
      <w:r w:rsidR="005C28FE">
        <w:rPr>
          <w:rFonts w:ascii="Arial" w:hAnsi="Arial" w:cs="Arial"/>
          <w:b/>
          <w:sz w:val="20"/>
          <w:szCs w:val="20"/>
        </w:rPr>
        <w:t>2</w:t>
      </w:r>
      <w:r w:rsidR="006C5C31">
        <w:rPr>
          <w:rFonts w:ascii="Arial" w:hAnsi="Arial" w:cs="Arial"/>
          <w:sz w:val="20"/>
          <w:szCs w:val="20"/>
        </w:rPr>
        <w:t>)</w:t>
      </w:r>
      <w:r w:rsidR="007F3A88">
        <w:rPr>
          <w:rFonts w:ascii="Arial" w:hAnsi="Arial" w:cs="Arial"/>
          <w:sz w:val="20"/>
          <w:szCs w:val="20"/>
        </w:rPr>
        <w:t>.</w:t>
      </w:r>
    </w:p>
    <w:p w14:paraId="7863EC1C" w14:textId="77777777" w:rsidR="004E043C" w:rsidRDefault="004E043C" w:rsidP="004E043C">
      <w:pPr>
        <w:spacing w:line="360" w:lineRule="auto"/>
        <w:rPr>
          <w:rFonts w:ascii="Arial" w:hAnsi="Arial" w:cs="Arial"/>
          <w:sz w:val="20"/>
          <w:szCs w:val="20"/>
        </w:rPr>
      </w:pPr>
    </w:p>
    <w:p w14:paraId="7F155A2C" w14:textId="7D2E135F" w:rsidR="00754493" w:rsidRDefault="00BE519D" w:rsidP="004E043C">
      <w:pPr>
        <w:spacing w:line="360" w:lineRule="auto"/>
        <w:rPr>
          <w:rFonts w:ascii="Arial" w:hAnsi="Arial" w:cs="Arial"/>
          <w:b/>
          <w:sz w:val="20"/>
          <w:szCs w:val="20"/>
        </w:rPr>
      </w:pPr>
      <w:proofErr w:type="spellStart"/>
      <w:r>
        <w:rPr>
          <w:rFonts w:ascii="Arial" w:hAnsi="Arial" w:cs="Arial"/>
          <w:sz w:val="20"/>
          <w:szCs w:val="20"/>
        </w:rPr>
        <w:t>speciate</w:t>
      </w:r>
      <w:ins w:id="73" w:author="Gajer, Pawel" w:date="2022-05-26T09:55:00Z">
        <w:r w:rsidR="00777F73">
          <w:rPr>
            <w:rFonts w:ascii="Arial" w:hAnsi="Arial" w:cs="Arial"/>
            <w:sz w:val="20"/>
            <w:szCs w:val="20"/>
          </w:rPr>
          <w:t>IT</w:t>
        </w:r>
        <w:proofErr w:type="spellEnd"/>
        <w:r w:rsidR="00777F73">
          <w:rPr>
            <w:rFonts w:ascii="Arial" w:hAnsi="Arial" w:cs="Arial"/>
            <w:sz w:val="20"/>
            <w:szCs w:val="20"/>
          </w:rPr>
          <w:t xml:space="preserve"> database</w:t>
        </w:r>
      </w:ins>
      <w:del w:id="74" w:author="Gajer, Pawel" w:date="2022-05-26T09:55:00Z">
        <w:r w:rsidDel="00777F73">
          <w:rPr>
            <w:rFonts w:ascii="Arial" w:hAnsi="Arial" w:cs="Arial"/>
            <w:sz w:val="20"/>
            <w:szCs w:val="20"/>
          </w:rPr>
          <w:delText>DB</w:delText>
        </w:r>
      </w:del>
      <w:r w:rsidRPr="00A6294E">
        <w:rPr>
          <w:rFonts w:ascii="Arial" w:hAnsi="Arial" w:cs="Arial"/>
          <w:sz w:val="20"/>
          <w:szCs w:val="20"/>
        </w:rPr>
        <w:t xml:space="preserve"> </w:t>
      </w:r>
      <w:ins w:id="75" w:author="Gajer, Pawel" w:date="2022-05-26T09:55:00Z">
        <w:r w:rsidR="00777F73">
          <w:rPr>
            <w:rFonts w:ascii="Arial" w:hAnsi="Arial" w:cs="Arial"/>
            <w:sz w:val="20"/>
            <w:szCs w:val="20"/>
          </w:rPr>
          <w:t>c</w:t>
        </w:r>
      </w:ins>
      <w:del w:id="76" w:author="Gajer, Pawel" w:date="2022-05-26T09:55:00Z">
        <w:r w:rsidR="00754493" w:rsidRPr="00A6294E" w:rsidDel="00777F73">
          <w:rPr>
            <w:rFonts w:ascii="Arial" w:hAnsi="Arial" w:cs="Arial"/>
            <w:sz w:val="20"/>
            <w:szCs w:val="20"/>
          </w:rPr>
          <w:delText>C</w:delText>
        </w:r>
      </w:del>
      <w:r w:rsidR="00754493" w:rsidRPr="00A6294E">
        <w:rPr>
          <w:rFonts w:ascii="Arial" w:hAnsi="Arial" w:cs="Arial"/>
          <w:sz w:val="20"/>
          <w:szCs w:val="20"/>
        </w:rPr>
        <w:t>uration</w:t>
      </w:r>
      <w:r w:rsidR="00995C93" w:rsidRPr="004E043C">
        <w:rPr>
          <w:rFonts w:ascii="Arial" w:hAnsi="Arial" w:cs="Arial"/>
          <w:b/>
          <w:sz w:val="20"/>
          <w:szCs w:val="20"/>
        </w:rPr>
        <w:t>:</w:t>
      </w:r>
    </w:p>
    <w:p w14:paraId="41A5C6E3" w14:textId="597DBED8" w:rsidR="001759E2" w:rsidRPr="001759E2" w:rsidRDefault="00C95FF9" w:rsidP="004E043C">
      <w:pPr>
        <w:spacing w:line="360" w:lineRule="auto"/>
        <w:rPr>
          <w:rFonts w:ascii="Arial" w:hAnsi="Arial" w:cs="Arial"/>
          <w:i/>
          <w:sz w:val="20"/>
          <w:szCs w:val="20"/>
        </w:rPr>
      </w:pPr>
      <w:r>
        <w:rPr>
          <w:rFonts w:ascii="Arial" w:hAnsi="Arial" w:cs="Arial"/>
          <w:i/>
          <w:sz w:val="20"/>
          <w:szCs w:val="20"/>
        </w:rPr>
        <w:t xml:space="preserve">Building </w:t>
      </w:r>
      <w:r w:rsidR="00CC6712">
        <w:rPr>
          <w:rFonts w:ascii="Arial" w:hAnsi="Arial" w:cs="Arial"/>
          <w:i/>
          <w:sz w:val="20"/>
          <w:szCs w:val="20"/>
        </w:rPr>
        <w:t xml:space="preserve">Reference </w:t>
      </w:r>
      <w:r w:rsidR="00003164">
        <w:rPr>
          <w:rFonts w:ascii="Arial" w:hAnsi="Arial" w:cs="Arial"/>
          <w:i/>
          <w:sz w:val="20"/>
          <w:szCs w:val="20"/>
        </w:rPr>
        <w:t>Sequence Database</w:t>
      </w:r>
    </w:p>
    <w:p w14:paraId="6A26CC60" w14:textId="0EE40B33" w:rsidR="0057142A" w:rsidRDefault="00205487" w:rsidP="00C054E5">
      <w:pPr>
        <w:spacing w:line="360" w:lineRule="auto"/>
        <w:ind w:firstLine="720"/>
        <w:rPr>
          <w:rFonts w:ascii="Arial" w:hAnsi="Arial" w:cs="Arial"/>
          <w:sz w:val="20"/>
          <w:szCs w:val="20"/>
        </w:rPr>
      </w:pPr>
      <w:r>
        <w:rPr>
          <w:rFonts w:ascii="Arial" w:hAnsi="Arial" w:cs="Arial"/>
          <w:sz w:val="20"/>
          <w:szCs w:val="20"/>
        </w:rPr>
        <w:t xml:space="preserve">To build the </w:t>
      </w:r>
      <w:proofErr w:type="spellStart"/>
      <w:r w:rsidR="00BE519D">
        <w:rPr>
          <w:rFonts w:ascii="Arial" w:hAnsi="Arial" w:cs="Arial"/>
          <w:sz w:val="20"/>
          <w:szCs w:val="20"/>
        </w:rPr>
        <w:t>speciateIT</w:t>
      </w:r>
      <w:proofErr w:type="spellEnd"/>
      <w:r w:rsidR="00BE519D">
        <w:rPr>
          <w:rFonts w:ascii="Arial" w:hAnsi="Arial" w:cs="Arial"/>
          <w:sz w:val="20"/>
          <w:szCs w:val="20"/>
        </w:rPr>
        <w:t xml:space="preserve"> </w:t>
      </w:r>
      <w:r>
        <w:rPr>
          <w:rFonts w:ascii="Arial" w:hAnsi="Arial" w:cs="Arial"/>
          <w:sz w:val="20"/>
          <w:szCs w:val="20"/>
        </w:rPr>
        <w:t>reference database,</w:t>
      </w:r>
      <w:r w:rsidR="00AB4725">
        <w:rPr>
          <w:rFonts w:ascii="Arial" w:hAnsi="Arial" w:cs="Arial"/>
          <w:sz w:val="20"/>
          <w:szCs w:val="20"/>
        </w:rPr>
        <w:t xml:space="preserve"> </w:t>
      </w:r>
      <w:r w:rsidR="00F51BA4" w:rsidRPr="00F51BA4">
        <w:rPr>
          <w:rFonts w:ascii="Arial" w:hAnsi="Arial" w:cs="Arial"/>
          <w:sz w:val="20"/>
          <w:szCs w:val="20"/>
        </w:rPr>
        <w:t>324</w:t>
      </w:r>
      <w:r w:rsidR="00E70E48">
        <w:rPr>
          <w:rFonts w:ascii="Arial" w:hAnsi="Arial" w:cs="Arial"/>
          <w:sz w:val="20"/>
          <w:szCs w:val="20"/>
        </w:rPr>
        <w:t>,</w:t>
      </w:r>
      <w:r w:rsidR="00DB44BD">
        <w:rPr>
          <w:rFonts w:ascii="Arial" w:hAnsi="Arial" w:cs="Arial"/>
          <w:sz w:val="20"/>
          <w:szCs w:val="20"/>
        </w:rPr>
        <w:t>167</w:t>
      </w:r>
      <w:r w:rsidR="00E70E48">
        <w:rPr>
          <w:rFonts w:ascii="Arial" w:hAnsi="Arial" w:cs="Arial"/>
          <w:sz w:val="20"/>
          <w:szCs w:val="20"/>
        </w:rPr>
        <w:t xml:space="preserve"> </w:t>
      </w:r>
      <w:r w:rsidR="00DB3FA6">
        <w:rPr>
          <w:rFonts w:ascii="Arial" w:hAnsi="Arial" w:cs="Arial"/>
          <w:sz w:val="20"/>
          <w:szCs w:val="20"/>
        </w:rPr>
        <w:t xml:space="preserve">full length 16S rRNA gene </w:t>
      </w:r>
      <w:r w:rsidR="00EC18A5">
        <w:rPr>
          <w:rFonts w:ascii="Arial" w:hAnsi="Arial" w:cs="Arial"/>
          <w:sz w:val="20"/>
          <w:szCs w:val="20"/>
        </w:rPr>
        <w:t>sequences from</w:t>
      </w:r>
      <w:r w:rsidR="00AB4725">
        <w:rPr>
          <w:rFonts w:ascii="Arial" w:hAnsi="Arial" w:cs="Arial"/>
          <w:sz w:val="20"/>
          <w:szCs w:val="20"/>
        </w:rPr>
        <w:t xml:space="preserve"> </w:t>
      </w:r>
      <w:r w:rsidR="00AB4725" w:rsidRPr="00AB4725">
        <w:rPr>
          <w:rFonts w:ascii="Arial" w:hAnsi="Arial" w:cs="Arial"/>
          <w:sz w:val="20"/>
          <w:szCs w:val="20"/>
        </w:rPr>
        <w:t>30</w:t>
      </w:r>
      <w:r w:rsidR="00AB4725">
        <w:rPr>
          <w:rFonts w:ascii="Arial" w:hAnsi="Arial" w:cs="Arial"/>
          <w:sz w:val="20"/>
          <w:szCs w:val="20"/>
        </w:rPr>
        <w:t xml:space="preserve"> archaeal and bacterial phyla</w:t>
      </w:r>
      <w:r w:rsidR="00101981">
        <w:rPr>
          <w:rFonts w:ascii="Arial" w:hAnsi="Arial" w:cs="Arial"/>
          <w:sz w:val="20"/>
          <w:szCs w:val="20"/>
        </w:rPr>
        <w:t xml:space="preserve"> including 55</w:t>
      </w:r>
      <w:r w:rsidR="00001E5E">
        <w:rPr>
          <w:rFonts w:ascii="Arial" w:hAnsi="Arial" w:cs="Arial"/>
          <w:sz w:val="20"/>
          <w:szCs w:val="20"/>
        </w:rPr>
        <w:t xml:space="preserve"> classes, </w:t>
      </w:r>
      <w:r w:rsidR="00101981">
        <w:rPr>
          <w:rFonts w:ascii="Arial" w:hAnsi="Arial" w:cs="Arial"/>
          <w:sz w:val="20"/>
          <w:szCs w:val="20"/>
        </w:rPr>
        <w:t>119</w:t>
      </w:r>
      <w:r w:rsidR="005B0351">
        <w:rPr>
          <w:rFonts w:ascii="Arial" w:hAnsi="Arial" w:cs="Arial"/>
          <w:sz w:val="20"/>
          <w:szCs w:val="20"/>
        </w:rPr>
        <w:t xml:space="preserve"> orders, </w:t>
      </w:r>
      <w:r w:rsidR="00101981">
        <w:rPr>
          <w:rFonts w:ascii="Arial" w:hAnsi="Arial" w:cs="Arial"/>
          <w:sz w:val="20"/>
          <w:szCs w:val="20"/>
        </w:rPr>
        <w:t>286</w:t>
      </w:r>
      <w:r w:rsidR="00C47B06">
        <w:rPr>
          <w:rFonts w:ascii="Arial" w:hAnsi="Arial" w:cs="Arial"/>
          <w:sz w:val="20"/>
          <w:szCs w:val="20"/>
        </w:rPr>
        <w:t xml:space="preserve"> families, </w:t>
      </w:r>
      <w:r w:rsidR="00101981">
        <w:rPr>
          <w:rFonts w:ascii="Arial" w:hAnsi="Arial" w:cs="Arial"/>
          <w:sz w:val="20"/>
          <w:szCs w:val="20"/>
        </w:rPr>
        <w:t>1671</w:t>
      </w:r>
      <w:r w:rsidR="00410B85">
        <w:rPr>
          <w:rFonts w:ascii="Arial" w:hAnsi="Arial" w:cs="Arial"/>
          <w:sz w:val="20"/>
          <w:szCs w:val="20"/>
        </w:rPr>
        <w:t xml:space="preserve"> genera, and </w:t>
      </w:r>
      <w:r w:rsidR="00410B85" w:rsidRPr="00410B85">
        <w:rPr>
          <w:rFonts w:ascii="Arial" w:hAnsi="Arial" w:cs="Arial"/>
          <w:sz w:val="20"/>
          <w:szCs w:val="20"/>
        </w:rPr>
        <w:t>10</w:t>
      </w:r>
      <w:r w:rsidR="00635DA9">
        <w:rPr>
          <w:rFonts w:ascii="Arial" w:hAnsi="Arial" w:cs="Arial"/>
          <w:sz w:val="20"/>
          <w:szCs w:val="20"/>
        </w:rPr>
        <w:t>,</w:t>
      </w:r>
      <w:r w:rsidR="00101981">
        <w:rPr>
          <w:rFonts w:ascii="Arial" w:hAnsi="Arial" w:cs="Arial"/>
          <w:sz w:val="20"/>
          <w:szCs w:val="20"/>
        </w:rPr>
        <w:t>454</w:t>
      </w:r>
      <w:r w:rsidR="00185143">
        <w:rPr>
          <w:rFonts w:ascii="Arial" w:hAnsi="Arial" w:cs="Arial"/>
          <w:sz w:val="20"/>
          <w:szCs w:val="20"/>
        </w:rPr>
        <w:t xml:space="preserve"> </w:t>
      </w:r>
      <w:r w:rsidR="00BB5275">
        <w:rPr>
          <w:rFonts w:ascii="Arial" w:hAnsi="Arial" w:cs="Arial"/>
          <w:sz w:val="20"/>
          <w:szCs w:val="20"/>
        </w:rPr>
        <w:t>species</w:t>
      </w:r>
      <w:r w:rsidR="00AB4725">
        <w:rPr>
          <w:rFonts w:ascii="Arial" w:hAnsi="Arial" w:cs="Arial"/>
          <w:sz w:val="20"/>
          <w:szCs w:val="20"/>
        </w:rPr>
        <w:t xml:space="preserve"> from</w:t>
      </w:r>
      <w:r w:rsidR="00EC18A5">
        <w:rPr>
          <w:rFonts w:ascii="Arial" w:hAnsi="Arial" w:cs="Arial"/>
          <w:sz w:val="20"/>
          <w:szCs w:val="20"/>
        </w:rPr>
        <w:t xml:space="preserve"> RDP r11.5 </w:t>
      </w:r>
      <w:r w:rsidR="001F76B7">
        <w:rPr>
          <w:rFonts w:ascii="Arial" w:hAnsi="Arial" w:cs="Arial"/>
          <w:sz w:val="20"/>
          <w:szCs w:val="20"/>
        </w:rPr>
        <w:t>were candidates for a base set of Marko</w:t>
      </w:r>
      <w:r w:rsidR="00044328">
        <w:rPr>
          <w:rFonts w:ascii="Arial" w:hAnsi="Arial" w:cs="Arial"/>
          <w:sz w:val="20"/>
          <w:szCs w:val="20"/>
        </w:rPr>
        <w:t>v Chain models and guide trees. S</w:t>
      </w:r>
      <w:r w:rsidR="001F76B7">
        <w:rPr>
          <w:rFonts w:ascii="Arial" w:hAnsi="Arial" w:cs="Arial"/>
          <w:sz w:val="20"/>
          <w:szCs w:val="20"/>
        </w:rPr>
        <w:t xml:space="preserve">equences </w:t>
      </w:r>
      <w:r w:rsidR="00044328">
        <w:rPr>
          <w:rFonts w:ascii="Arial" w:hAnsi="Arial" w:cs="Arial"/>
          <w:sz w:val="20"/>
          <w:szCs w:val="20"/>
        </w:rPr>
        <w:t>chosen contained no</w:t>
      </w:r>
      <w:r w:rsidR="00473243">
        <w:rPr>
          <w:rFonts w:ascii="Arial" w:hAnsi="Arial" w:cs="Arial"/>
          <w:sz w:val="20"/>
          <w:szCs w:val="20"/>
        </w:rPr>
        <w:t xml:space="preserve"> ambiguous bases</w:t>
      </w:r>
      <w:r w:rsidR="001F76B7">
        <w:rPr>
          <w:rFonts w:ascii="Arial" w:hAnsi="Arial" w:cs="Arial"/>
          <w:sz w:val="20"/>
          <w:szCs w:val="20"/>
        </w:rPr>
        <w:t xml:space="preserve"> </w:t>
      </w:r>
      <w:r w:rsidR="003771A8">
        <w:rPr>
          <w:rFonts w:ascii="Arial" w:hAnsi="Arial" w:cs="Arial"/>
          <w:sz w:val="20"/>
          <w:szCs w:val="20"/>
        </w:rPr>
        <w:t>and were</w:t>
      </w:r>
      <w:r w:rsidR="001F76B7">
        <w:rPr>
          <w:rFonts w:ascii="Arial" w:hAnsi="Arial" w:cs="Arial"/>
          <w:sz w:val="20"/>
          <w:szCs w:val="20"/>
        </w:rPr>
        <w:t xml:space="preserve"> 700</w:t>
      </w:r>
      <w:r w:rsidR="003771A8">
        <w:rPr>
          <w:rFonts w:ascii="Arial" w:hAnsi="Arial" w:cs="Arial"/>
          <w:sz w:val="20"/>
          <w:szCs w:val="20"/>
        </w:rPr>
        <w:t>-1600</w:t>
      </w:r>
      <w:r w:rsidR="00763501">
        <w:rPr>
          <w:rFonts w:ascii="Arial" w:hAnsi="Arial" w:cs="Arial"/>
          <w:sz w:val="20"/>
          <w:szCs w:val="20"/>
        </w:rPr>
        <w:t xml:space="preserve"> bp </w:t>
      </w:r>
      <w:r w:rsidR="003771A8">
        <w:rPr>
          <w:rFonts w:ascii="Arial" w:hAnsi="Arial" w:cs="Arial"/>
          <w:sz w:val="20"/>
          <w:szCs w:val="20"/>
        </w:rPr>
        <w:t>long</w:t>
      </w:r>
      <w:r w:rsidR="001F76B7">
        <w:rPr>
          <w:rFonts w:ascii="Arial" w:hAnsi="Arial" w:cs="Arial"/>
          <w:sz w:val="20"/>
          <w:szCs w:val="20"/>
        </w:rPr>
        <w:t xml:space="preserve">. RDP-formatted lineages were re-formatted for </w:t>
      </w:r>
      <w:proofErr w:type="spellStart"/>
      <w:r w:rsidR="00BE519D">
        <w:rPr>
          <w:rFonts w:ascii="Arial" w:hAnsi="Arial" w:cs="Arial"/>
          <w:sz w:val="20"/>
          <w:szCs w:val="20"/>
        </w:rPr>
        <w:t>speciateIT</w:t>
      </w:r>
      <w:proofErr w:type="spellEnd"/>
      <w:r w:rsidR="00BE519D">
        <w:rPr>
          <w:rFonts w:ascii="Arial" w:hAnsi="Arial" w:cs="Arial"/>
          <w:sz w:val="20"/>
          <w:szCs w:val="20"/>
        </w:rPr>
        <w:t xml:space="preserve"> </w:t>
      </w:r>
      <w:r w:rsidR="001F76B7">
        <w:rPr>
          <w:rFonts w:ascii="Arial" w:hAnsi="Arial" w:cs="Arial"/>
          <w:sz w:val="20"/>
          <w:szCs w:val="20"/>
        </w:rPr>
        <w:t>compatibility (reversed and tab-delimited), and a taxonomy file was created connecting sequence IDs to species annotation.</w:t>
      </w:r>
      <w:r w:rsidR="00D525BB">
        <w:rPr>
          <w:rFonts w:ascii="Arial" w:hAnsi="Arial" w:cs="Arial"/>
          <w:sz w:val="20"/>
          <w:szCs w:val="20"/>
        </w:rPr>
        <w:t xml:space="preserve"> From these sequences,</w:t>
      </w:r>
      <w:r w:rsidR="00F031A8">
        <w:rPr>
          <w:rFonts w:ascii="Arial" w:hAnsi="Arial" w:cs="Arial"/>
          <w:sz w:val="20"/>
          <w:szCs w:val="20"/>
        </w:rPr>
        <w:t xml:space="preserve"> a</w:t>
      </w:r>
      <w:r w:rsidR="001F56DA">
        <w:rPr>
          <w:rFonts w:ascii="Arial" w:hAnsi="Arial" w:cs="Arial"/>
          <w:sz w:val="20"/>
          <w:szCs w:val="20"/>
        </w:rPr>
        <w:t xml:space="preserve"> </w:t>
      </w:r>
      <w:r w:rsidR="008F0B9A">
        <w:rPr>
          <w:rFonts w:ascii="Arial" w:hAnsi="Arial" w:cs="Arial"/>
          <w:sz w:val="20"/>
          <w:szCs w:val="20"/>
        </w:rPr>
        <w:t>model</w:t>
      </w:r>
      <w:r w:rsidR="006C062B">
        <w:rPr>
          <w:rFonts w:ascii="Arial" w:hAnsi="Arial" w:cs="Arial"/>
          <w:sz w:val="20"/>
          <w:szCs w:val="20"/>
        </w:rPr>
        <w:t xml:space="preserve"> tree</w:t>
      </w:r>
      <w:r w:rsidR="00BE683E">
        <w:rPr>
          <w:rFonts w:ascii="Arial" w:hAnsi="Arial" w:cs="Arial"/>
          <w:sz w:val="20"/>
          <w:szCs w:val="20"/>
        </w:rPr>
        <w:t xml:space="preserve"> </w:t>
      </w:r>
      <w:r w:rsidR="00900826">
        <w:rPr>
          <w:rFonts w:ascii="Arial" w:hAnsi="Arial" w:cs="Arial"/>
          <w:sz w:val="20"/>
          <w:szCs w:val="20"/>
        </w:rPr>
        <w:t>and</w:t>
      </w:r>
      <w:r w:rsidR="001F56DA">
        <w:rPr>
          <w:rFonts w:ascii="Arial" w:hAnsi="Arial" w:cs="Arial"/>
          <w:sz w:val="20"/>
          <w:szCs w:val="20"/>
        </w:rPr>
        <w:t xml:space="preserve"> 7</w:t>
      </w:r>
      <w:r w:rsidR="001F56DA" w:rsidRPr="001F56DA">
        <w:rPr>
          <w:rFonts w:ascii="Arial" w:hAnsi="Arial" w:cs="Arial"/>
          <w:sz w:val="20"/>
          <w:szCs w:val="20"/>
          <w:vertAlign w:val="superscript"/>
        </w:rPr>
        <w:t>th</w:t>
      </w:r>
      <w:r w:rsidR="001F56DA">
        <w:rPr>
          <w:rFonts w:ascii="Arial" w:hAnsi="Arial" w:cs="Arial"/>
          <w:sz w:val="20"/>
          <w:szCs w:val="20"/>
        </w:rPr>
        <w:t xml:space="preserve"> order Markov Chain models</w:t>
      </w:r>
      <w:r w:rsidR="00BE683E">
        <w:rPr>
          <w:rFonts w:ascii="Arial" w:hAnsi="Arial" w:cs="Arial"/>
          <w:sz w:val="20"/>
          <w:szCs w:val="20"/>
        </w:rPr>
        <w:t xml:space="preserve"> </w:t>
      </w:r>
      <w:r w:rsidR="00B67A86">
        <w:rPr>
          <w:rFonts w:ascii="Arial" w:hAnsi="Arial" w:cs="Arial"/>
          <w:sz w:val="20"/>
          <w:szCs w:val="20"/>
        </w:rPr>
        <w:t>were built</w:t>
      </w:r>
      <w:r w:rsidR="00165F0F">
        <w:rPr>
          <w:rFonts w:ascii="Arial" w:hAnsi="Arial" w:cs="Arial"/>
          <w:sz w:val="20"/>
          <w:szCs w:val="20"/>
        </w:rPr>
        <w:t>,</w:t>
      </w:r>
      <w:r w:rsidR="00B67A86">
        <w:rPr>
          <w:rFonts w:ascii="Arial" w:hAnsi="Arial" w:cs="Arial"/>
          <w:sz w:val="20"/>
          <w:szCs w:val="20"/>
        </w:rPr>
        <w:t xml:space="preserve"> and c</w:t>
      </w:r>
      <w:r w:rsidR="00B67A86" w:rsidRPr="00575575">
        <w:rPr>
          <w:rFonts w:ascii="Arial" w:hAnsi="Arial" w:cs="Arial"/>
          <w:sz w:val="20"/>
          <w:szCs w:val="20"/>
        </w:rPr>
        <w:t>lassification error thresholds</w:t>
      </w:r>
      <w:r w:rsidR="00B67A86">
        <w:rPr>
          <w:rFonts w:ascii="Arial" w:hAnsi="Arial" w:cs="Arial"/>
          <w:sz w:val="20"/>
          <w:szCs w:val="20"/>
        </w:rPr>
        <w:t xml:space="preserve"> were estimated</w:t>
      </w:r>
      <w:r w:rsidR="00936AF7">
        <w:rPr>
          <w:rFonts w:ascii="Arial" w:hAnsi="Arial" w:cs="Arial"/>
          <w:sz w:val="20"/>
          <w:szCs w:val="20"/>
        </w:rPr>
        <w:t>.</w:t>
      </w:r>
      <w:r w:rsidR="00767D51">
        <w:rPr>
          <w:rFonts w:ascii="Arial" w:hAnsi="Arial" w:cs="Arial"/>
          <w:sz w:val="20"/>
          <w:szCs w:val="20"/>
        </w:rPr>
        <w:t xml:space="preserve"> These models will be referred to as the base models.</w:t>
      </w:r>
      <w:r w:rsidR="00936AF7">
        <w:rPr>
          <w:rFonts w:ascii="Arial" w:hAnsi="Arial" w:cs="Arial"/>
          <w:sz w:val="20"/>
          <w:szCs w:val="20"/>
        </w:rPr>
        <w:t xml:space="preserve"> </w:t>
      </w:r>
    </w:p>
    <w:p w14:paraId="076FA66F" w14:textId="5D8E4E29" w:rsidR="002340B9" w:rsidRDefault="006F03E1" w:rsidP="00324B20">
      <w:pPr>
        <w:spacing w:line="360" w:lineRule="auto"/>
        <w:ind w:firstLine="720"/>
        <w:rPr>
          <w:rFonts w:ascii="Arial" w:hAnsi="Arial" w:cs="Arial"/>
          <w:sz w:val="20"/>
          <w:szCs w:val="20"/>
        </w:rPr>
      </w:pPr>
      <w:r>
        <w:rPr>
          <w:rFonts w:ascii="Arial" w:hAnsi="Arial" w:cs="Arial"/>
          <w:sz w:val="20"/>
          <w:szCs w:val="20"/>
        </w:rPr>
        <w:t xml:space="preserve">The SILVA r132 </w:t>
      </w:r>
      <w:r w:rsidR="00C56464">
        <w:rPr>
          <w:rFonts w:ascii="Arial" w:hAnsi="Arial" w:cs="Arial"/>
          <w:sz w:val="20"/>
          <w:szCs w:val="20"/>
        </w:rPr>
        <w:t xml:space="preserve">NR99 </w:t>
      </w:r>
      <w:r>
        <w:rPr>
          <w:rFonts w:ascii="Arial" w:hAnsi="Arial" w:cs="Arial"/>
          <w:sz w:val="20"/>
          <w:szCs w:val="20"/>
        </w:rPr>
        <w:t>database was</w:t>
      </w:r>
      <w:r w:rsidR="00EB08B6">
        <w:rPr>
          <w:rFonts w:ascii="Arial" w:hAnsi="Arial" w:cs="Arial"/>
          <w:sz w:val="20"/>
          <w:szCs w:val="20"/>
        </w:rPr>
        <w:t xml:space="preserve"> next</w:t>
      </w:r>
      <w:r>
        <w:rPr>
          <w:rFonts w:ascii="Arial" w:hAnsi="Arial" w:cs="Arial"/>
          <w:sz w:val="20"/>
          <w:szCs w:val="20"/>
        </w:rPr>
        <w:t xml:space="preserve"> integrated into the above subset of RDP sequences</w:t>
      </w:r>
      <w:r w:rsidR="00071672">
        <w:rPr>
          <w:rFonts w:ascii="Arial" w:hAnsi="Arial" w:cs="Arial"/>
          <w:sz w:val="20"/>
          <w:szCs w:val="20"/>
        </w:rPr>
        <w:t>. First,</w:t>
      </w:r>
      <w:r w:rsidR="008E0EBA">
        <w:rPr>
          <w:rFonts w:ascii="Arial" w:hAnsi="Arial" w:cs="Arial"/>
          <w:sz w:val="20"/>
          <w:szCs w:val="20"/>
        </w:rPr>
        <w:t xml:space="preserve"> E</w:t>
      </w:r>
      <w:r w:rsidR="001125D4">
        <w:rPr>
          <w:rFonts w:ascii="Arial" w:hAnsi="Arial" w:cs="Arial"/>
          <w:sz w:val="20"/>
          <w:szCs w:val="20"/>
        </w:rPr>
        <w:t>ukaryotic sequences</w:t>
      </w:r>
      <w:r w:rsidR="00EF7C28">
        <w:rPr>
          <w:rFonts w:ascii="Arial" w:hAnsi="Arial" w:cs="Arial"/>
          <w:sz w:val="20"/>
          <w:szCs w:val="20"/>
        </w:rPr>
        <w:t>, sequences without a specific species name</w:t>
      </w:r>
      <w:r w:rsidR="00E73FE6">
        <w:rPr>
          <w:rFonts w:ascii="Arial" w:hAnsi="Arial" w:cs="Arial"/>
          <w:sz w:val="20"/>
          <w:szCs w:val="20"/>
        </w:rPr>
        <w:t xml:space="preserve"> (for example, “</w:t>
      </w:r>
      <w:proofErr w:type="spellStart"/>
      <w:r w:rsidR="005F0D78">
        <w:rPr>
          <w:rFonts w:ascii="Arial" w:hAnsi="Arial" w:cs="Arial"/>
          <w:sz w:val="20"/>
          <w:szCs w:val="20"/>
        </w:rPr>
        <w:t>endosymbiont_eubacteria</w:t>
      </w:r>
      <w:proofErr w:type="spellEnd"/>
      <w:r w:rsidR="00E73FE6">
        <w:rPr>
          <w:rFonts w:ascii="Arial" w:hAnsi="Arial" w:cs="Arial"/>
          <w:sz w:val="20"/>
          <w:szCs w:val="20"/>
        </w:rPr>
        <w:t>”</w:t>
      </w:r>
      <w:r w:rsidR="00BA5628">
        <w:rPr>
          <w:rFonts w:ascii="Arial" w:hAnsi="Arial" w:cs="Arial"/>
          <w:sz w:val="20"/>
          <w:szCs w:val="20"/>
        </w:rPr>
        <w:t>)</w:t>
      </w:r>
      <w:r w:rsidR="00EF7C28">
        <w:rPr>
          <w:rFonts w:ascii="Arial" w:hAnsi="Arial" w:cs="Arial"/>
          <w:sz w:val="20"/>
          <w:szCs w:val="20"/>
        </w:rPr>
        <w:t>,</w:t>
      </w:r>
      <w:r w:rsidR="00071672">
        <w:rPr>
          <w:rFonts w:ascii="Arial" w:hAnsi="Arial" w:cs="Arial"/>
          <w:sz w:val="20"/>
          <w:szCs w:val="20"/>
        </w:rPr>
        <w:t xml:space="preserve"> and those containing ambiguous bases were removed </w:t>
      </w:r>
      <w:r w:rsidR="008F490C">
        <w:rPr>
          <w:rFonts w:ascii="Arial" w:hAnsi="Arial" w:cs="Arial"/>
          <w:sz w:val="20"/>
          <w:szCs w:val="20"/>
        </w:rPr>
        <w:t>from the SILVA dataset</w:t>
      </w:r>
      <w:r w:rsidR="00A906F9">
        <w:rPr>
          <w:rFonts w:ascii="Arial" w:hAnsi="Arial" w:cs="Arial"/>
          <w:sz w:val="20"/>
          <w:szCs w:val="20"/>
        </w:rPr>
        <w:t>.</w:t>
      </w:r>
      <w:r>
        <w:rPr>
          <w:rFonts w:ascii="Arial" w:hAnsi="Arial" w:cs="Arial"/>
          <w:sz w:val="20"/>
          <w:szCs w:val="20"/>
        </w:rPr>
        <w:t xml:space="preserve"> </w:t>
      </w:r>
      <w:r w:rsidR="006274CB">
        <w:rPr>
          <w:rFonts w:ascii="Arial" w:hAnsi="Arial" w:cs="Arial"/>
          <w:sz w:val="20"/>
          <w:szCs w:val="20"/>
        </w:rPr>
        <w:t>The remaining 154,813</w:t>
      </w:r>
      <w:r w:rsidR="008F490C">
        <w:rPr>
          <w:rFonts w:ascii="Arial" w:hAnsi="Arial" w:cs="Arial"/>
          <w:sz w:val="20"/>
          <w:szCs w:val="20"/>
        </w:rPr>
        <w:t xml:space="preserve"> sequences </w:t>
      </w:r>
      <w:r w:rsidR="00722871">
        <w:rPr>
          <w:rFonts w:ascii="Arial" w:hAnsi="Arial" w:cs="Arial"/>
          <w:sz w:val="20"/>
          <w:szCs w:val="20"/>
        </w:rPr>
        <w:t xml:space="preserve">were classified </w:t>
      </w:r>
      <w:r w:rsidR="00303C1E">
        <w:rPr>
          <w:rFonts w:ascii="Arial" w:hAnsi="Arial" w:cs="Arial"/>
          <w:sz w:val="20"/>
          <w:szCs w:val="20"/>
        </w:rPr>
        <w:t>using</w:t>
      </w:r>
      <w:r w:rsidR="00722871">
        <w:rPr>
          <w:rFonts w:ascii="Arial" w:hAnsi="Arial" w:cs="Arial"/>
          <w:sz w:val="20"/>
          <w:szCs w:val="20"/>
        </w:rPr>
        <w:t xml:space="preserve"> the </w:t>
      </w:r>
      <w:r w:rsidR="00CA214C">
        <w:rPr>
          <w:rFonts w:ascii="Arial" w:hAnsi="Arial" w:cs="Arial"/>
          <w:sz w:val="20"/>
          <w:szCs w:val="20"/>
        </w:rPr>
        <w:t xml:space="preserve">base </w:t>
      </w:r>
      <w:r w:rsidR="00722871">
        <w:rPr>
          <w:rFonts w:ascii="Arial" w:hAnsi="Arial" w:cs="Arial"/>
          <w:sz w:val="20"/>
          <w:szCs w:val="20"/>
        </w:rPr>
        <w:t xml:space="preserve">models. </w:t>
      </w:r>
      <w:commentRangeStart w:id="77"/>
      <w:r w:rsidR="00A178DA">
        <w:rPr>
          <w:rFonts w:ascii="Arial" w:hAnsi="Arial" w:cs="Arial"/>
          <w:sz w:val="20"/>
          <w:szCs w:val="20"/>
        </w:rPr>
        <w:t>From the</w:t>
      </w:r>
      <w:r w:rsidR="00722871">
        <w:rPr>
          <w:rFonts w:ascii="Arial" w:hAnsi="Arial" w:cs="Arial"/>
          <w:sz w:val="20"/>
          <w:szCs w:val="20"/>
        </w:rPr>
        <w:t xml:space="preserve"> </w:t>
      </w:r>
      <w:proofErr w:type="spellStart"/>
      <w:r w:rsidR="00BE519D">
        <w:rPr>
          <w:rFonts w:ascii="Arial" w:hAnsi="Arial" w:cs="Arial"/>
          <w:sz w:val="20"/>
          <w:szCs w:val="20"/>
        </w:rPr>
        <w:t>speciateIT</w:t>
      </w:r>
      <w:proofErr w:type="spellEnd"/>
      <w:r w:rsidR="00BE519D">
        <w:rPr>
          <w:rFonts w:ascii="Arial" w:hAnsi="Arial" w:cs="Arial"/>
          <w:sz w:val="20"/>
          <w:szCs w:val="20"/>
        </w:rPr>
        <w:t xml:space="preserve"> </w:t>
      </w:r>
      <w:r w:rsidR="00722871">
        <w:rPr>
          <w:rFonts w:ascii="Arial" w:hAnsi="Arial" w:cs="Arial"/>
          <w:sz w:val="20"/>
          <w:szCs w:val="20"/>
        </w:rPr>
        <w:t>classification file</w:t>
      </w:r>
      <w:r w:rsidR="00AF5AE4">
        <w:rPr>
          <w:rFonts w:ascii="Arial" w:hAnsi="Arial" w:cs="Arial"/>
          <w:sz w:val="20"/>
          <w:szCs w:val="20"/>
        </w:rPr>
        <w:t xml:space="preserve">, each SILVA sequence was considered for integration using </w:t>
      </w:r>
      <w:r w:rsidR="007F71AB">
        <w:rPr>
          <w:rFonts w:ascii="Arial" w:hAnsi="Arial" w:cs="Arial"/>
          <w:sz w:val="20"/>
          <w:szCs w:val="20"/>
        </w:rPr>
        <w:t>a</w:t>
      </w:r>
      <w:r w:rsidR="00AF5AE4">
        <w:rPr>
          <w:rFonts w:ascii="Arial" w:hAnsi="Arial" w:cs="Arial"/>
          <w:sz w:val="20"/>
          <w:szCs w:val="20"/>
        </w:rPr>
        <w:t xml:space="preserve"> custom script add_new_or_to_existing_models.pl</w:t>
      </w:r>
      <w:r w:rsidR="00795033">
        <w:rPr>
          <w:rFonts w:ascii="Arial" w:hAnsi="Arial" w:cs="Arial"/>
          <w:sz w:val="20"/>
          <w:szCs w:val="20"/>
        </w:rPr>
        <w:t>.</w:t>
      </w:r>
      <w:r w:rsidR="003B751B">
        <w:rPr>
          <w:rFonts w:ascii="Arial" w:hAnsi="Arial" w:cs="Arial"/>
          <w:sz w:val="20"/>
          <w:szCs w:val="20"/>
        </w:rPr>
        <w:t xml:space="preserve"> </w:t>
      </w:r>
      <w:r w:rsidR="009D260E">
        <w:rPr>
          <w:rFonts w:ascii="Arial" w:hAnsi="Arial" w:cs="Arial"/>
          <w:sz w:val="20"/>
          <w:szCs w:val="20"/>
        </w:rPr>
        <w:t xml:space="preserve">A total of </w:t>
      </w:r>
      <w:r w:rsidR="00A7028D">
        <w:rPr>
          <w:rFonts w:ascii="Arial" w:hAnsi="Arial" w:cs="Arial"/>
          <w:sz w:val="20"/>
          <w:szCs w:val="20"/>
        </w:rPr>
        <w:t>119,512</w:t>
      </w:r>
      <w:r w:rsidR="009D260E">
        <w:rPr>
          <w:rFonts w:ascii="Arial" w:hAnsi="Arial" w:cs="Arial"/>
          <w:sz w:val="20"/>
          <w:szCs w:val="20"/>
        </w:rPr>
        <w:t xml:space="preserve"> sequences were integrated into the training dataset as an existing or “new”</w:t>
      </w:r>
      <w:r w:rsidR="001663B6">
        <w:rPr>
          <w:rFonts w:ascii="Arial" w:hAnsi="Arial" w:cs="Arial"/>
          <w:sz w:val="20"/>
          <w:szCs w:val="20"/>
        </w:rPr>
        <w:t xml:space="preserve"> (not present in base models)</w:t>
      </w:r>
      <w:r w:rsidR="006B13E7">
        <w:rPr>
          <w:rFonts w:ascii="Arial" w:hAnsi="Arial" w:cs="Arial"/>
          <w:sz w:val="20"/>
          <w:szCs w:val="20"/>
        </w:rPr>
        <w:t xml:space="preserve"> species (a total of 3,123</w:t>
      </w:r>
      <w:r w:rsidR="009D260E">
        <w:rPr>
          <w:rFonts w:ascii="Arial" w:hAnsi="Arial" w:cs="Arial"/>
          <w:sz w:val="20"/>
          <w:szCs w:val="20"/>
        </w:rPr>
        <w:t xml:space="preserve"> new species were added). </w:t>
      </w:r>
      <w:r w:rsidR="003B751B">
        <w:rPr>
          <w:rFonts w:ascii="Arial" w:hAnsi="Arial" w:cs="Arial"/>
          <w:sz w:val="20"/>
          <w:szCs w:val="20"/>
        </w:rPr>
        <w:t xml:space="preserve">The new training set was dereplicated using a combination of </w:t>
      </w:r>
      <w:proofErr w:type="spellStart"/>
      <w:r w:rsidR="003B751B">
        <w:rPr>
          <w:rFonts w:ascii="Arial" w:hAnsi="Arial" w:cs="Arial"/>
          <w:sz w:val="20"/>
          <w:szCs w:val="20"/>
        </w:rPr>
        <w:t>buildModelTree</w:t>
      </w:r>
      <w:proofErr w:type="spellEnd"/>
      <w:r w:rsidR="003B751B">
        <w:rPr>
          <w:rFonts w:ascii="Arial" w:hAnsi="Arial" w:cs="Arial"/>
          <w:sz w:val="20"/>
          <w:szCs w:val="20"/>
        </w:rPr>
        <w:t xml:space="preserve"> (to get species-specific </w:t>
      </w:r>
      <w:proofErr w:type="spellStart"/>
      <w:r w:rsidR="003B751B">
        <w:rPr>
          <w:rFonts w:ascii="Arial" w:hAnsi="Arial" w:cs="Arial"/>
          <w:sz w:val="20"/>
          <w:szCs w:val="20"/>
        </w:rPr>
        <w:t>fasta</w:t>
      </w:r>
      <w:proofErr w:type="spellEnd"/>
      <w:r w:rsidR="003B751B">
        <w:rPr>
          <w:rFonts w:ascii="Arial" w:hAnsi="Arial" w:cs="Arial"/>
          <w:sz w:val="20"/>
          <w:szCs w:val="20"/>
        </w:rPr>
        <w:t xml:space="preserve"> files), </w:t>
      </w:r>
      <w:r w:rsidR="006962DB">
        <w:rPr>
          <w:rFonts w:ascii="Arial" w:hAnsi="Arial" w:cs="Arial"/>
          <w:sz w:val="20"/>
          <w:szCs w:val="20"/>
        </w:rPr>
        <w:t xml:space="preserve">USEARCH </w:t>
      </w:r>
      <w:proofErr w:type="spellStart"/>
      <w:r w:rsidR="006962DB">
        <w:rPr>
          <w:rFonts w:ascii="Arial" w:hAnsi="Arial" w:cs="Arial"/>
          <w:sz w:val="20"/>
          <w:szCs w:val="20"/>
        </w:rPr>
        <w:t>cluster_fast</w:t>
      </w:r>
      <w:proofErr w:type="spellEnd"/>
      <w:r w:rsidR="006962DB">
        <w:rPr>
          <w:rFonts w:ascii="Arial" w:hAnsi="Arial" w:cs="Arial"/>
          <w:sz w:val="20"/>
          <w:szCs w:val="20"/>
        </w:rPr>
        <w:t xml:space="preserve"> algorithm with identity threshold of 1.0 </w:t>
      </w:r>
      <w:r w:rsidR="006962DB">
        <w:rPr>
          <w:rFonts w:ascii="Arial" w:hAnsi="Arial" w:cs="Arial"/>
          <w:sz w:val="20"/>
          <w:szCs w:val="20"/>
        </w:rPr>
        <w:fldChar w:fldCharType="begin"/>
      </w:r>
      <w:r w:rsidR="00EA1A6A">
        <w:rPr>
          <w:rFonts w:ascii="Arial" w:hAnsi="Arial" w:cs="Arial"/>
          <w:sz w:val="20"/>
          <w:szCs w:val="20"/>
        </w:rPr>
        <w:instrText xml:space="preserve"> ADDIN EN.CITE &lt;EndNote&gt;&lt;Cite&gt;&lt;Author&gt;Edgar&lt;/Author&gt;&lt;Year&gt;2010&lt;/Year&gt;&lt;RecNum&gt;2071&lt;/RecNum&gt;&lt;DisplayText&gt;[16]&lt;/DisplayText&gt;&lt;record&gt;&lt;rec-number&gt;2071&lt;/rec-number&gt;&lt;foreign-keys&gt;&lt;key app="EN" db-id="0evp2evdkfxv9yefvs3pat2bszawwvve020p" timestamp="1516045643"&gt;2071&lt;/key&gt;&lt;/foreign-keys&gt;&lt;ref-type name="Bill"&gt;4&lt;/ref-type&gt;&lt;contributors&gt;&lt;authors&gt;&lt;author&gt;Edgar, Robert C&lt;/author&gt;&lt;/authors&gt;&lt;/contributors&gt;&lt;titles&gt;&lt;title&gt;Search and clustering orders of magnitude faster than BLAST&lt;/title&gt;&lt;secondary-title&gt;Bioinformatics&lt;/secondary-title&gt;&lt;/titles&gt;&lt;pages&gt;2460-2461&lt;/pages&gt;&lt;volume&gt;26&lt;/volume&gt;&lt;number&gt;19&lt;/number&gt;&lt;dates&gt;&lt;year&gt;2010&lt;/year&gt;&lt;pub-dates&gt;&lt;date&gt;Aug 12&lt;/date&gt;&lt;/pub-dates&gt;&lt;/dates&gt;&lt;label&gt;r01818&lt;/label&gt;&lt;urls&gt;&lt;related-urls&gt;&lt;url&gt;https://academic.oup.com/bioinformatics/article-lookup/doi/10.1093/bioinformatics/btq461&lt;/url&gt;&lt;/related-urls&gt;&lt;/urls&gt;&lt;/record&gt;&lt;/Cite&gt;&lt;/EndNote&gt;</w:instrText>
      </w:r>
      <w:r w:rsidR="006962DB">
        <w:rPr>
          <w:rFonts w:ascii="Arial" w:hAnsi="Arial" w:cs="Arial"/>
          <w:sz w:val="20"/>
          <w:szCs w:val="20"/>
        </w:rPr>
        <w:fldChar w:fldCharType="separate"/>
      </w:r>
      <w:r w:rsidR="00EA1A6A">
        <w:rPr>
          <w:rFonts w:ascii="Arial" w:hAnsi="Arial" w:cs="Arial"/>
          <w:noProof/>
          <w:sz w:val="20"/>
          <w:szCs w:val="20"/>
        </w:rPr>
        <w:t>[16]</w:t>
      </w:r>
      <w:r w:rsidR="006962DB">
        <w:rPr>
          <w:rFonts w:ascii="Arial" w:hAnsi="Arial" w:cs="Arial"/>
          <w:sz w:val="20"/>
          <w:szCs w:val="20"/>
        </w:rPr>
        <w:fldChar w:fldCharType="end"/>
      </w:r>
      <w:r w:rsidR="006962DB">
        <w:rPr>
          <w:rFonts w:ascii="Arial" w:hAnsi="Arial" w:cs="Arial"/>
          <w:sz w:val="20"/>
          <w:szCs w:val="20"/>
        </w:rPr>
        <w:t xml:space="preserve">, </w:t>
      </w:r>
      <w:r w:rsidR="0077230B">
        <w:rPr>
          <w:rFonts w:ascii="Arial" w:hAnsi="Arial" w:cs="Arial"/>
          <w:sz w:val="20"/>
          <w:szCs w:val="20"/>
        </w:rPr>
        <w:t>and</w:t>
      </w:r>
      <w:r w:rsidR="00176AC9">
        <w:rPr>
          <w:rFonts w:ascii="Arial" w:hAnsi="Arial" w:cs="Arial"/>
          <w:sz w:val="20"/>
          <w:szCs w:val="20"/>
        </w:rPr>
        <w:t xml:space="preserve"> the</w:t>
      </w:r>
      <w:r w:rsidR="0077230B">
        <w:rPr>
          <w:rFonts w:ascii="Arial" w:hAnsi="Arial" w:cs="Arial"/>
          <w:sz w:val="20"/>
          <w:szCs w:val="20"/>
        </w:rPr>
        <w:t xml:space="preserve"> custom </w:t>
      </w:r>
      <w:r w:rsidR="005917F1">
        <w:rPr>
          <w:rFonts w:ascii="Arial" w:hAnsi="Arial" w:cs="Arial"/>
          <w:sz w:val="20"/>
          <w:szCs w:val="20"/>
        </w:rPr>
        <w:t xml:space="preserve">script </w:t>
      </w:r>
      <w:r w:rsidR="0077230B">
        <w:rPr>
          <w:rFonts w:ascii="Arial" w:hAnsi="Arial" w:cs="Arial"/>
          <w:sz w:val="20"/>
          <w:szCs w:val="20"/>
        </w:rPr>
        <w:t>concatenate_fasta.pl</w:t>
      </w:r>
      <w:r w:rsidR="00A36DAF">
        <w:rPr>
          <w:rFonts w:ascii="Arial" w:hAnsi="Arial" w:cs="Arial"/>
          <w:sz w:val="20"/>
          <w:szCs w:val="20"/>
        </w:rPr>
        <w:t>.</w:t>
      </w:r>
      <w:r w:rsidR="003B751B">
        <w:rPr>
          <w:rFonts w:ascii="Arial" w:hAnsi="Arial" w:cs="Arial"/>
          <w:sz w:val="20"/>
          <w:szCs w:val="20"/>
        </w:rPr>
        <w:t xml:space="preserve"> </w:t>
      </w:r>
    </w:p>
    <w:p w14:paraId="0F3C4519" w14:textId="2AEE21DC" w:rsidR="000938BB" w:rsidRDefault="002340B9" w:rsidP="000938BB">
      <w:pPr>
        <w:spacing w:line="360" w:lineRule="auto"/>
        <w:ind w:firstLine="720"/>
        <w:rPr>
          <w:rFonts w:ascii="Arial" w:hAnsi="Arial" w:cs="Arial"/>
          <w:sz w:val="20"/>
          <w:szCs w:val="20"/>
        </w:rPr>
      </w:pPr>
      <w:r>
        <w:rPr>
          <w:rFonts w:ascii="Arial" w:hAnsi="Arial" w:cs="Arial"/>
          <w:sz w:val="20"/>
          <w:szCs w:val="20"/>
        </w:rPr>
        <w:t xml:space="preserve">Because </w:t>
      </w:r>
      <w:r w:rsidR="003A1ADB">
        <w:rPr>
          <w:rFonts w:ascii="Arial" w:hAnsi="Arial" w:cs="Arial"/>
          <w:sz w:val="20"/>
          <w:szCs w:val="20"/>
        </w:rPr>
        <w:t>3</w:t>
      </w:r>
      <w:r w:rsidR="00A75521">
        <w:rPr>
          <w:rFonts w:ascii="Arial" w:hAnsi="Arial" w:cs="Arial"/>
          <w:sz w:val="20"/>
          <w:szCs w:val="20"/>
        </w:rPr>
        <w:t>5,301</w:t>
      </w:r>
      <w:r>
        <w:rPr>
          <w:rFonts w:ascii="Arial" w:hAnsi="Arial" w:cs="Arial"/>
          <w:sz w:val="20"/>
          <w:szCs w:val="20"/>
        </w:rPr>
        <w:t xml:space="preserve"> SILVA sequences were not initially integrated, we re</w:t>
      </w:r>
      <w:r w:rsidR="009A17F3">
        <w:rPr>
          <w:rFonts w:ascii="Arial" w:hAnsi="Arial" w:cs="Arial"/>
          <w:sz w:val="20"/>
          <w:szCs w:val="20"/>
        </w:rPr>
        <w:t xml:space="preserve">peated the above steps with </w:t>
      </w:r>
      <w:r>
        <w:rPr>
          <w:rFonts w:ascii="Arial" w:hAnsi="Arial" w:cs="Arial"/>
          <w:sz w:val="20"/>
          <w:szCs w:val="20"/>
        </w:rPr>
        <w:t>m</w:t>
      </w:r>
      <w:r w:rsidR="00FC1C47">
        <w:rPr>
          <w:rFonts w:ascii="Arial" w:hAnsi="Arial" w:cs="Arial"/>
          <w:sz w:val="20"/>
          <w:szCs w:val="20"/>
        </w:rPr>
        <w:t>odels built as described previously using the expanded training set</w:t>
      </w:r>
      <w:r w:rsidR="00EC4BA1">
        <w:rPr>
          <w:rFonts w:ascii="Arial" w:hAnsi="Arial" w:cs="Arial"/>
          <w:sz w:val="20"/>
          <w:szCs w:val="20"/>
        </w:rPr>
        <w:t xml:space="preserve"> (RDP + partial SILVA</w:t>
      </w:r>
      <w:r w:rsidR="0057113F">
        <w:rPr>
          <w:rFonts w:ascii="Arial" w:hAnsi="Arial" w:cs="Arial"/>
          <w:sz w:val="20"/>
          <w:szCs w:val="20"/>
        </w:rPr>
        <w:t>)</w:t>
      </w:r>
      <w:r w:rsidR="00FC1C47">
        <w:rPr>
          <w:rFonts w:ascii="Arial" w:hAnsi="Arial" w:cs="Arial"/>
          <w:sz w:val="20"/>
          <w:szCs w:val="20"/>
        </w:rPr>
        <w:t>.</w:t>
      </w:r>
      <w:commentRangeEnd w:id="77"/>
      <w:r w:rsidR="00471596">
        <w:rPr>
          <w:rStyle w:val="CommentReference"/>
        </w:rPr>
        <w:commentReference w:id="77"/>
      </w:r>
      <w:r w:rsidR="003B206A">
        <w:rPr>
          <w:rFonts w:ascii="Arial" w:hAnsi="Arial" w:cs="Arial"/>
          <w:sz w:val="20"/>
          <w:szCs w:val="20"/>
        </w:rPr>
        <w:t xml:space="preserve"> In addition,</w:t>
      </w:r>
      <w:r>
        <w:rPr>
          <w:rFonts w:ascii="Arial" w:hAnsi="Arial" w:cs="Arial"/>
          <w:sz w:val="20"/>
          <w:szCs w:val="20"/>
        </w:rPr>
        <w:t xml:space="preserve"> </w:t>
      </w:r>
      <w:r w:rsidR="00F85EA8" w:rsidRPr="00F85EA8">
        <w:rPr>
          <w:rFonts w:ascii="Arial" w:hAnsi="Arial" w:cs="Arial"/>
          <w:sz w:val="20"/>
          <w:szCs w:val="20"/>
        </w:rPr>
        <w:t>1</w:t>
      </w:r>
      <w:r w:rsidR="00F85EA8">
        <w:rPr>
          <w:rFonts w:ascii="Arial" w:hAnsi="Arial" w:cs="Arial"/>
          <w:sz w:val="20"/>
          <w:szCs w:val="20"/>
        </w:rPr>
        <w:t>,</w:t>
      </w:r>
      <w:r w:rsidR="00F85EA8" w:rsidRPr="00F85EA8">
        <w:rPr>
          <w:rFonts w:ascii="Arial" w:hAnsi="Arial" w:cs="Arial"/>
          <w:sz w:val="20"/>
          <w:szCs w:val="20"/>
        </w:rPr>
        <w:t>194</w:t>
      </w:r>
      <w:r w:rsidR="00F85EA8">
        <w:rPr>
          <w:rFonts w:ascii="Arial" w:hAnsi="Arial" w:cs="Arial"/>
          <w:sz w:val="20"/>
          <w:szCs w:val="20"/>
        </w:rPr>
        <w:t>,</w:t>
      </w:r>
      <w:r w:rsidR="00F85EA8" w:rsidRPr="00F85EA8">
        <w:rPr>
          <w:rFonts w:ascii="Arial" w:hAnsi="Arial" w:cs="Arial"/>
          <w:sz w:val="20"/>
          <w:szCs w:val="20"/>
        </w:rPr>
        <w:t xml:space="preserve">492 </w:t>
      </w:r>
      <w:r w:rsidR="009E7814">
        <w:rPr>
          <w:rFonts w:ascii="Arial" w:hAnsi="Arial" w:cs="Arial"/>
          <w:sz w:val="20"/>
          <w:szCs w:val="20"/>
        </w:rPr>
        <w:t>sequences lacking ambiguous bases from the</w:t>
      </w:r>
      <w:r w:rsidR="009E7814" w:rsidRPr="009E7814">
        <w:rPr>
          <w:rFonts w:ascii="Arial" w:hAnsi="Arial" w:cs="Arial"/>
          <w:sz w:val="20"/>
          <w:szCs w:val="20"/>
        </w:rPr>
        <w:t xml:space="preserve"> </w:t>
      </w:r>
      <w:proofErr w:type="spellStart"/>
      <w:r>
        <w:rPr>
          <w:rFonts w:ascii="Arial" w:hAnsi="Arial" w:cs="Arial"/>
          <w:sz w:val="20"/>
          <w:szCs w:val="20"/>
        </w:rPr>
        <w:t>Greengenes</w:t>
      </w:r>
      <w:proofErr w:type="spellEnd"/>
      <w:r>
        <w:rPr>
          <w:rFonts w:ascii="Arial" w:hAnsi="Arial" w:cs="Arial"/>
          <w:sz w:val="20"/>
          <w:szCs w:val="20"/>
        </w:rPr>
        <w:t xml:space="preserve"> </w:t>
      </w:r>
      <w:r w:rsidR="00952E75">
        <w:rPr>
          <w:rFonts w:ascii="Arial" w:hAnsi="Arial" w:cs="Arial"/>
          <w:sz w:val="20"/>
          <w:szCs w:val="20"/>
        </w:rPr>
        <w:t>database</w:t>
      </w:r>
      <w:r w:rsidR="009E7814">
        <w:rPr>
          <w:rFonts w:ascii="Arial" w:hAnsi="Arial" w:cs="Arial"/>
          <w:sz w:val="20"/>
          <w:szCs w:val="20"/>
        </w:rPr>
        <w:t xml:space="preserve"> (</w:t>
      </w:r>
      <w:r w:rsidR="005530F3">
        <w:rPr>
          <w:rFonts w:ascii="Arial" w:hAnsi="Arial" w:cs="Arial"/>
          <w:sz w:val="20"/>
          <w:szCs w:val="20"/>
        </w:rPr>
        <w:t>5/2013</w:t>
      </w:r>
      <w:r w:rsidR="009E7814">
        <w:rPr>
          <w:rFonts w:ascii="Arial" w:hAnsi="Arial" w:cs="Arial"/>
          <w:sz w:val="20"/>
          <w:szCs w:val="20"/>
        </w:rPr>
        <w:t>)</w:t>
      </w:r>
      <w:r w:rsidR="00952E75">
        <w:rPr>
          <w:rFonts w:ascii="Arial" w:hAnsi="Arial" w:cs="Arial"/>
          <w:sz w:val="20"/>
          <w:szCs w:val="20"/>
        </w:rPr>
        <w:t xml:space="preserve"> </w:t>
      </w:r>
      <w:r w:rsidR="007A4AAD">
        <w:rPr>
          <w:rFonts w:ascii="Arial" w:hAnsi="Arial" w:cs="Arial"/>
          <w:sz w:val="20"/>
          <w:szCs w:val="20"/>
        </w:rPr>
        <w:t>were</w:t>
      </w:r>
      <w:r w:rsidR="00952E75">
        <w:rPr>
          <w:rFonts w:ascii="Arial" w:hAnsi="Arial" w:cs="Arial"/>
          <w:sz w:val="20"/>
          <w:szCs w:val="20"/>
        </w:rPr>
        <w:t xml:space="preserve"> also </w:t>
      </w:r>
      <w:r w:rsidR="00BA227E">
        <w:rPr>
          <w:rFonts w:ascii="Arial" w:hAnsi="Arial" w:cs="Arial"/>
          <w:sz w:val="20"/>
          <w:szCs w:val="20"/>
        </w:rPr>
        <w:t>integrated as described</w:t>
      </w:r>
      <w:r w:rsidR="00E23255">
        <w:rPr>
          <w:rFonts w:ascii="Arial" w:hAnsi="Arial" w:cs="Arial"/>
          <w:sz w:val="20"/>
          <w:szCs w:val="20"/>
        </w:rPr>
        <w:t xml:space="preserve"> </w:t>
      </w:r>
      <w:r w:rsidR="00042E65">
        <w:rPr>
          <w:rFonts w:ascii="Arial" w:hAnsi="Arial" w:cs="Arial"/>
          <w:sz w:val="20"/>
          <w:szCs w:val="20"/>
        </w:rPr>
        <w:t xml:space="preserve">using the expanded </w:t>
      </w:r>
      <w:r w:rsidR="00E23255">
        <w:rPr>
          <w:rFonts w:ascii="Arial" w:hAnsi="Arial" w:cs="Arial"/>
          <w:sz w:val="20"/>
          <w:szCs w:val="20"/>
        </w:rPr>
        <w:t xml:space="preserve">models. </w:t>
      </w:r>
      <w:r w:rsidR="00F27399">
        <w:rPr>
          <w:rFonts w:ascii="Arial" w:hAnsi="Arial" w:cs="Arial"/>
          <w:sz w:val="20"/>
          <w:szCs w:val="20"/>
        </w:rPr>
        <w:t xml:space="preserve">In summary, </w:t>
      </w:r>
      <w:r w:rsidR="00962F14">
        <w:rPr>
          <w:rFonts w:ascii="Arial" w:hAnsi="Arial" w:cs="Arial"/>
          <w:sz w:val="20"/>
          <w:szCs w:val="20"/>
        </w:rPr>
        <w:t>a</w:t>
      </w:r>
      <w:r w:rsidR="000938BB">
        <w:rPr>
          <w:rFonts w:ascii="Arial" w:hAnsi="Arial" w:cs="Arial"/>
          <w:sz w:val="20"/>
          <w:szCs w:val="20"/>
        </w:rPr>
        <w:t xml:space="preserve"> total of </w:t>
      </w:r>
      <w:r w:rsidR="00085485">
        <w:rPr>
          <w:rFonts w:ascii="Arial" w:hAnsi="Arial" w:cs="Arial"/>
          <w:sz w:val="20"/>
          <w:szCs w:val="20"/>
        </w:rPr>
        <w:t xml:space="preserve">1,083,123 </w:t>
      </w:r>
      <w:r w:rsidR="00A93636">
        <w:rPr>
          <w:rFonts w:ascii="Arial" w:hAnsi="Arial" w:cs="Arial"/>
          <w:sz w:val="20"/>
          <w:szCs w:val="20"/>
        </w:rPr>
        <w:t>full length</w:t>
      </w:r>
      <w:r w:rsidR="00DE606E">
        <w:rPr>
          <w:rFonts w:ascii="Arial" w:hAnsi="Arial" w:cs="Arial"/>
          <w:sz w:val="20"/>
          <w:szCs w:val="20"/>
        </w:rPr>
        <w:t xml:space="preserve"> </w:t>
      </w:r>
      <w:r w:rsidR="000938BB">
        <w:rPr>
          <w:rFonts w:ascii="Arial" w:hAnsi="Arial" w:cs="Arial"/>
          <w:sz w:val="20"/>
          <w:szCs w:val="20"/>
        </w:rPr>
        <w:t xml:space="preserve">sequences </w:t>
      </w:r>
      <w:r w:rsidR="00F0583C">
        <w:rPr>
          <w:rFonts w:ascii="Arial" w:hAnsi="Arial" w:cs="Arial"/>
          <w:sz w:val="20"/>
          <w:szCs w:val="20"/>
        </w:rPr>
        <w:t>co</w:t>
      </w:r>
      <w:r w:rsidR="00396016">
        <w:rPr>
          <w:rFonts w:ascii="Arial" w:hAnsi="Arial" w:cs="Arial"/>
          <w:sz w:val="20"/>
          <w:szCs w:val="20"/>
        </w:rPr>
        <w:t>mpri</w:t>
      </w:r>
      <w:r w:rsidR="00F0583C">
        <w:rPr>
          <w:rFonts w:ascii="Arial" w:hAnsi="Arial" w:cs="Arial"/>
          <w:sz w:val="20"/>
          <w:szCs w:val="20"/>
        </w:rPr>
        <w:t xml:space="preserve">sing </w:t>
      </w:r>
      <w:r w:rsidR="007C46D1">
        <w:rPr>
          <w:rFonts w:ascii="Arial" w:hAnsi="Arial" w:cs="Arial"/>
          <w:sz w:val="20"/>
          <w:szCs w:val="20"/>
        </w:rPr>
        <w:t>15,977</w:t>
      </w:r>
      <w:r w:rsidR="009444DD" w:rsidRPr="009444DD">
        <w:rPr>
          <w:rFonts w:ascii="Arial" w:hAnsi="Arial" w:cs="Arial"/>
          <w:sz w:val="20"/>
          <w:szCs w:val="20"/>
        </w:rPr>
        <w:t xml:space="preserve"> </w:t>
      </w:r>
      <w:r w:rsidR="000938BB">
        <w:rPr>
          <w:rFonts w:ascii="Arial" w:hAnsi="Arial" w:cs="Arial"/>
          <w:sz w:val="20"/>
          <w:szCs w:val="20"/>
        </w:rPr>
        <w:t>species</w:t>
      </w:r>
      <w:r w:rsidR="00095346">
        <w:rPr>
          <w:rFonts w:ascii="Arial" w:hAnsi="Arial" w:cs="Arial"/>
          <w:sz w:val="20"/>
          <w:szCs w:val="20"/>
        </w:rPr>
        <w:t xml:space="preserve">, </w:t>
      </w:r>
      <w:r w:rsidR="00F67268">
        <w:rPr>
          <w:rFonts w:ascii="Arial" w:hAnsi="Arial" w:cs="Arial"/>
          <w:sz w:val="20"/>
          <w:szCs w:val="20"/>
        </w:rPr>
        <w:t>2,917</w:t>
      </w:r>
      <w:r w:rsidR="00A7069E" w:rsidRPr="00A7069E">
        <w:rPr>
          <w:rFonts w:ascii="Arial" w:hAnsi="Arial" w:cs="Arial"/>
          <w:sz w:val="20"/>
          <w:szCs w:val="20"/>
        </w:rPr>
        <w:t xml:space="preserve"> </w:t>
      </w:r>
      <w:r w:rsidR="000938BB">
        <w:rPr>
          <w:rFonts w:ascii="Arial" w:hAnsi="Arial" w:cs="Arial"/>
          <w:sz w:val="20"/>
          <w:szCs w:val="20"/>
        </w:rPr>
        <w:t xml:space="preserve">genera, </w:t>
      </w:r>
      <w:r w:rsidR="00F67268">
        <w:rPr>
          <w:rFonts w:ascii="Arial" w:hAnsi="Arial" w:cs="Arial"/>
          <w:sz w:val="20"/>
          <w:szCs w:val="20"/>
        </w:rPr>
        <w:t>515</w:t>
      </w:r>
      <w:r w:rsidR="0024076D" w:rsidRPr="0024076D">
        <w:rPr>
          <w:rFonts w:ascii="Arial" w:hAnsi="Arial" w:cs="Arial"/>
          <w:sz w:val="20"/>
          <w:szCs w:val="20"/>
        </w:rPr>
        <w:t xml:space="preserve"> </w:t>
      </w:r>
      <w:r w:rsidR="000938BB">
        <w:rPr>
          <w:rFonts w:ascii="Arial" w:hAnsi="Arial" w:cs="Arial"/>
          <w:sz w:val="20"/>
          <w:szCs w:val="20"/>
        </w:rPr>
        <w:t xml:space="preserve">families, </w:t>
      </w:r>
      <w:r w:rsidR="00F67268">
        <w:rPr>
          <w:rFonts w:ascii="Arial" w:hAnsi="Arial" w:cs="Arial"/>
          <w:sz w:val="20"/>
          <w:szCs w:val="20"/>
        </w:rPr>
        <w:t>228</w:t>
      </w:r>
      <w:r w:rsidR="009E2C3D">
        <w:rPr>
          <w:rFonts w:ascii="Arial" w:hAnsi="Arial" w:cs="Arial"/>
          <w:sz w:val="20"/>
          <w:szCs w:val="20"/>
        </w:rPr>
        <w:t xml:space="preserve"> </w:t>
      </w:r>
      <w:r w:rsidR="000938BB">
        <w:rPr>
          <w:rFonts w:ascii="Arial" w:hAnsi="Arial" w:cs="Arial"/>
          <w:sz w:val="20"/>
          <w:szCs w:val="20"/>
        </w:rPr>
        <w:t xml:space="preserve">orders, </w:t>
      </w:r>
      <w:r w:rsidR="00DB44BD">
        <w:rPr>
          <w:rFonts w:ascii="Arial" w:hAnsi="Arial" w:cs="Arial"/>
          <w:sz w:val="20"/>
          <w:szCs w:val="20"/>
        </w:rPr>
        <w:t>103</w:t>
      </w:r>
      <w:r w:rsidR="0001026F" w:rsidRPr="0001026F">
        <w:rPr>
          <w:rFonts w:ascii="Arial" w:hAnsi="Arial" w:cs="Arial"/>
          <w:sz w:val="20"/>
          <w:szCs w:val="20"/>
        </w:rPr>
        <w:t xml:space="preserve"> </w:t>
      </w:r>
      <w:r w:rsidR="000938BB">
        <w:rPr>
          <w:rFonts w:ascii="Arial" w:hAnsi="Arial" w:cs="Arial"/>
          <w:sz w:val="20"/>
          <w:szCs w:val="20"/>
        </w:rPr>
        <w:t xml:space="preserve">classes, and </w:t>
      </w:r>
      <w:r w:rsidR="00DB44BD">
        <w:rPr>
          <w:rFonts w:ascii="Arial" w:hAnsi="Arial" w:cs="Arial"/>
          <w:sz w:val="20"/>
          <w:szCs w:val="20"/>
        </w:rPr>
        <w:t>43</w:t>
      </w:r>
      <w:r w:rsidR="00BF50E9" w:rsidRPr="00BF50E9">
        <w:rPr>
          <w:rFonts w:ascii="Arial" w:hAnsi="Arial" w:cs="Arial"/>
          <w:sz w:val="20"/>
          <w:szCs w:val="20"/>
        </w:rPr>
        <w:t xml:space="preserve"> </w:t>
      </w:r>
      <w:r w:rsidR="000938BB">
        <w:rPr>
          <w:rFonts w:ascii="Arial" w:hAnsi="Arial" w:cs="Arial"/>
          <w:sz w:val="20"/>
          <w:szCs w:val="20"/>
        </w:rPr>
        <w:t xml:space="preserve">phyla </w:t>
      </w:r>
      <w:r w:rsidR="00890901">
        <w:rPr>
          <w:rFonts w:ascii="Arial" w:hAnsi="Arial" w:cs="Arial"/>
          <w:sz w:val="20"/>
          <w:szCs w:val="20"/>
        </w:rPr>
        <w:t>are represented in the full-length 16S rRNA gene</w:t>
      </w:r>
      <w:r w:rsidR="009E2C3D">
        <w:rPr>
          <w:rFonts w:ascii="Arial" w:hAnsi="Arial" w:cs="Arial"/>
          <w:sz w:val="20"/>
          <w:szCs w:val="20"/>
        </w:rPr>
        <w:t xml:space="preserve"> </w:t>
      </w:r>
      <w:r w:rsidR="00165F0F">
        <w:rPr>
          <w:rFonts w:ascii="Arial" w:hAnsi="Arial" w:cs="Arial"/>
          <w:sz w:val="20"/>
          <w:szCs w:val="20"/>
        </w:rPr>
        <w:t xml:space="preserve">sequence </w:t>
      </w:r>
      <w:r w:rsidR="009E2C3D">
        <w:rPr>
          <w:rFonts w:ascii="Arial" w:hAnsi="Arial" w:cs="Arial"/>
          <w:sz w:val="20"/>
          <w:szCs w:val="20"/>
        </w:rPr>
        <w:t>training dataset</w:t>
      </w:r>
      <w:r w:rsidR="00EA2CB6">
        <w:rPr>
          <w:rFonts w:ascii="Arial" w:hAnsi="Arial" w:cs="Arial"/>
          <w:sz w:val="20"/>
          <w:szCs w:val="20"/>
        </w:rPr>
        <w:t>.</w:t>
      </w:r>
    </w:p>
    <w:p w14:paraId="39AE4219" w14:textId="2775F725" w:rsidR="005F7218" w:rsidRDefault="00711DB3" w:rsidP="000938BB">
      <w:pPr>
        <w:spacing w:line="360" w:lineRule="auto"/>
        <w:ind w:firstLine="720"/>
        <w:rPr>
          <w:rFonts w:ascii="Arial" w:hAnsi="Arial" w:cs="Arial"/>
          <w:sz w:val="20"/>
          <w:szCs w:val="20"/>
        </w:rPr>
      </w:pPr>
      <w:r>
        <w:rPr>
          <w:rFonts w:ascii="Arial" w:hAnsi="Arial" w:cs="Arial"/>
          <w:sz w:val="20"/>
          <w:szCs w:val="20"/>
        </w:rPr>
        <w:t>The final full-length training set was</w:t>
      </w:r>
      <w:r w:rsidR="00066A4E">
        <w:rPr>
          <w:rFonts w:ascii="Arial" w:hAnsi="Arial" w:cs="Arial"/>
          <w:sz w:val="20"/>
          <w:szCs w:val="20"/>
        </w:rPr>
        <w:t xml:space="preserve"> de-replicated by species</w:t>
      </w:r>
      <w:r>
        <w:rPr>
          <w:rFonts w:ascii="Arial" w:hAnsi="Arial" w:cs="Arial"/>
          <w:sz w:val="20"/>
          <w:szCs w:val="20"/>
        </w:rPr>
        <w:t xml:space="preserve"> </w:t>
      </w:r>
      <w:r w:rsidR="00697755">
        <w:rPr>
          <w:rFonts w:ascii="Arial" w:hAnsi="Arial" w:cs="Arial"/>
          <w:sz w:val="20"/>
          <w:szCs w:val="20"/>
        </w:rPr>
        <w:t xml:space="preserve">reducing the </w:t>
      </w:r>
      <w:r w:rsidR="00CA56C8" w:rsidRPr="00497118">
        <w:rPr>
          <w:rFonts w:ascii="Arial" w:hAnsi="Arial" w:cs="Arial"/>
          <w:sz w:val="20"/>
          <w:szCs w:val="20"/>
        </w:rPr>
        <w:t>database</w:t>
      </w:r>
      <w:r w:rsidR="00697755" w:rsidRPr="00497118">
        <w:rPr>
          <w:rFonts w:ascii="Arial" w:hAnsi="Arial" w:cs="Arial"/>
          <w:sz w:val="20"/>
          <w:szCs w:val="20"/>
        </w:rPr>
        <w:t xml:space="preserve"> to</w:t>
      </w:r>
      <w:r w:rsidR="00497118" w:rsidRPr="00497118">
        <w:rPr>
          <w:rFonts w:ascii="Arial" w:hAnsi="Arial" w:cs="Arial"/>
          <w:sz w:val="20"/>
          <w:szCs w:val="20"/>
        </w:rPr>
        <w:t xml:space="preserve"> 823,931</w:t>
      </w:r>
      <w:r w:rsidR="00497118">
        <w:rPr>
          <w:rFonts w:ascii="Arial" w:hAnsi="Arial" w:cs="Arial"/>
          <w:sz w:val="18"/>
          <w:szCs w:val="18"/>
        </w:rPr>
        <w:t xml:space="preserve"> </w:t>
      </w:r>
      <w:r w:rsidR="00461537">
        <w:rPr>
          <w:rFonts w:ascii="Arial" w:hAnsi="Arial" w:cs="Arial"/>
          <w:sz w:val="20"/>
          <w:szCs w:val="20"/>
        </w:rPr>
        <w:t xml:space="preserve">non-redundant </w:t>
      </w:r>
      <w:r w:rsidR="00CA56C8">
        <w:rPr>
          <w:rFonts w:ascii="Arial" w:hAnsi="Arial" w:cs="Arial"/>
          <w:sz w:val="20"/>
          <w:szCs w:val="20"/>
        </w:rPr>
        <w:t>sequences</w:t>
      </w:r>
      <w:r w:rsidR="008C7A92">
        <w:rPr>
          <w:rFonts w:ascii="Arial" w:hAnsi="Arial" w:cs="Arial"/>
          <w:sz w:val="20"/>
          <w:szCs w:val="20"/>
        </w:rPr>
        <w:t>. Of the</w:t>
      </w:r>
      <w:r w:rsidR="00D93867">
        <w:rPr>
          <w:rFonts w:ascii="Arial" w:hAnsi="Arial" w:cs="Arial"/>
          <w:sz w:val="20"/>
          <w:szCs w:val="20"/>
        </w:rPr>
        <w:t xml:space="preserve">se, </w:t>
      </w:r>
      <w:r w:rsidR="00DC7935">
        <w:rPr>
          <w:rFonts w:ascii="Arial" w:hAnsi="Arial" w:cs="Arial"/>
          <w:sz w:val="20"/>
          <w:szCs w:val="20"/>
        </w:rPr>
        <w:t>nearly half</w:t>
      </w:r>
      <w:r w:rsidR="00721C4D" w:rsidRPr="005252F5">
        <w:rPr>
          <w:rFonts w:ascii="Arial" w:hAnsi="Arial" w:cs="Arial"/>
          <w:sz w:val="20"/>
          <w:szCs w:val="20"/>
        </w:rPr>
        <w:t xml:space="preserve"> </w:t>
      </w:r>
      <w:r w:rsidR="00D93867">
        <w:rPr>
          <w:rFonts w:ascii="Arial" w:hAnsi="Arial" w:cs="Arial"/>
          <w:sz w:val="20"/>
          <w:szCs w:val="20"/>
        </w:rPr>
        <w:t>belonged</w:t>
      </w:r>
      <w:r w:rsidR="00C45FC9">
        <w:rPr>
          <w:rFonts w:ascii="Arial" w:hAnsi="Arial" w:cs="Arial"/>
          <w:sz w:val="20"/>
          <w:szCs w:val="20"/>
        </w:rPr>
        <w:t xml:space="preserve"> to</w:t>
      </w:r>
      <w:r w:rsidR="00D93867">
        <w:rPr>
          <w:rFonts w:ascii="Arial" w:hAnsi="Arial" w:cs="Arial"/>
          <w:sz w:val="20"/>
          <w:szCs w:val="20"/>
        </w:rPr>
        <w:t xml:space="preserve"> “_</w:t>
      </w:r>
      <w:proofErr w:type="spellStart"/>
      <w:r w:rsidR="00D93867">
        <w:rPr>
          <w:rFonts w:ascii="Arial" w:hAnsi="Arial" w:cs="Arial"/>
          <w:sz w:val="20"/>
          <w:szCs w:val="20"/>
        </w:rPr>
        <w:t>sp</w:t>
      </w:r>
      <w:proofErr w:type="spellEnd"/>
      <w:r w:rsidR="00D93867">
        <w:rPr>
          <w:rFonts w:ascii="Arial" w:hAnsi="Arial" w:cs="Arial"/>
          <w:sz w:val="20"/>
          <w:szCs w:val="20"/>
        </w:rPr>
        <w:t xml:space="preserve">” species, </w:t>
      </w:r>
      <w:r w:rsidR="00485643">
        <w:rPr>
          <w:rFonts w:ascii="Arial" w:hAnsi="Arial" w:cs="Arial"/>
          <w:sz w:val="20"/>
          <w:szCs w:val="20"/>
        </w:rPr>
        <w:t>meaning that the sequences were</w:t>
      </w:r>
      <w:r w:rsidR="008C7A92">
        <w:rPr>
          <w:rFonts w:ascii="Arial" w:hAnsi="Arial" w:cs="Arial"/>
          <w:sz w:val="20"/>
          <w:szCs w:val="20"/>
        </w:rPr>
        <w:t xml:space="preserve"> labeled </w:t>
      </w:r>
      <w:r w:rsidR="00C45FC9">
        <w:rPr>
          <w:rFonts w:ascii="Arial" w:hAnsi="Arial" w:cs="Arial"/>
          <w:sz w:val="20"/>
          <w:szCs w:val="20"/>
        </w:rPr>
        <w:t>in the source database</w:t>
      </w:r>
      <w:r w:rsidR="00485643">
        <w:rPr>
          <w:rFonts w:ascii="Arial" w:hAnsi="Arial" w:cs="Arial"/>
          <w:sz w:val="20"/>
          <w:szCs w:val="20"/>
        </w:rPr>
        <w:t xml:space="preserve"> (RDP, SILVA, or </w:t>
      </w:r>
      <w:proofErr w:type="spellStart"/>
      <w:r w:rsidR="00485643">
        <w:rPr>
          <w:rFonts w:ascii="Arial" w:hAnsi="Arial" w:cs="Arial"/>
          <w:sz w:val="20"/>
          <w:szCs w:val="20"/>
        </w:rPr>
        <w:t>Greengenes</w:t>
      </w:r>
      <w:proofErr w:type="spellEnd"/>
      <w:r w:rsidR="00485643">
        <w:rPr>
          <w:rFonts w:ascii="Arial" w:hAnsi="Arial" w:cs="Arial"/>
          <w:sz w:val="20"/>
          <w:szCs w:val="20"/>
        </w:rPr>
        <w:t>)</w:t>
      </w:r>
      <w:r w:rsidR="00C45FC9">
        <w:rPr>
          <w:rFonts w:ascii="Arial" w:hAnsi="Arial" w:cs="Arial"/>
          <w:sz w:val="20"/>
          <w:szCs w:val="20"/>
        </w:rPr>
        <w:t xml:space="preserve"> </w:t>
      </w:r>
      <w:r w:rsidR="008C7A92">
        <w:rPr>
          <w:rFonts w:ascii="Arial" w:hAnsi="Arial" w:cs="Arial"/>
          <w:sz w:val="20"/>
          <w:szCs w:val="20"/>
        </w:rPr>
        <w:t>with a genus followed by “_</w:t>
      </w:r>
      <w:proofErr w:type="spellStart"/>
      <w:r w:rsidR="008C7A92">
        <w:rPr>
          <w:rFonts w:ascii="Arial" w:hAnsi="Arial" w:cs="Arial"/>
          <w:sz w:val="20"/>
          <w:szCs w:val="20"/>
        </w:rPr>
        <w:t>sp</w:t>
      </w:r>
      <w:proofErr w:type="spellEnd"/>
      <w:r w:rsidR="008C7A92">
        <w:rPr>
          <w:rFonts w:ascii="Arial" w:hAnsi="Arial" w:cs="Arial"/>
          <w:sz w:val="20"/>
          <w:szCs w:val="20"/>
        </w:rPr>
        <w:t>”.</w:t>
      </w:r>
      <w:r w:rsidR="005F7218">
        <w:rPr>
          <w:rFonts w:ascii="Arial" w:hAnsi="Arial" w:cs="Arial"/>
          <w:sz w:val="20"/>
          <w:szCs w:val="20"/>
        </w:rPr>
        <w:t xml:space="preserve"> Annotations of this sort </w:t>
      </w:r>
      <w:r w:rsidR="00C45FC9">
        <w:rPr>
          <w:rFonts w:ascii="Arial" w:hAnsi="Arial" w:cs="Arial"/>
          <w:sz w:val="20"/>
          <w:szCs w:val="20"/>
        </w:rPr>
        <w:t>most commonly originated from the RDP</w:t>
      </w:r>
      <w:r w:rsidR="00005882">
        <w:rPr>
          <w:rFonts w:ascii="Arial" w:hAnsi="Arial" w:cs="Arial"/>
          <w:sz w:val="20"/>
          <w:szCs w:val="20"/>
        </w:rPr>
        <w:t xml:space="preserve"> (1</w:t>
      </w:r>
      <w:r w:rsidR="00E05C4D">
        <w:rPr>
          <w:rFonts w:ascii="Arial" w:hAnsi="Arial" w:cs="Arial"/>
          <w:sz w:val="20"/>
          <w:szCs w:val="20"/>
        </w:rPr>
        <w:t>,</w:t>
      </w:r>
      <w:r w:rsidR="00005882">
        <w:rPr>
          <w:rFonts w:ascii="Arial" w:hAnsi="Arial" w:cs="Arial"/>
          <w:sz w:val="20"/>
          <w:szCs w:val="20"/>
        </w:rPr>
        <w:t>567</w:t>
      </w:r>
      <w:r w:rsidR="003726D5">
        <w:rPr>
          <w:rFonts w:ascii="Arial" w:hAnsi="Arial" w:cs="Arial"/>
          <w:sz w:val="20"/>
          <w:szCs w:val="20"/>
        </w:rPr>
        <w:t xml:space="preserve"> species</w:t>
      </w:r>
      <w:r w:rsidR="00005882">
        <w:rPr>
          <w:rFonts w:ascii="Arial" w:hAnsi="Arial" w:cs="Arial"/>
          <w:sz w:val="20"/>
          <w:szCs w:val="20"/>
        </w:rPr>
        <w:t>)</w:t>
      </w:r>
      <w:r w:rsidR="00C45FC9">
        <w:rPr>
          <w:rFonts w:ascii="Arial" w:hAnsi="Arial" w:cs="Arial"/>
          <w:sz w:val="20"/>
          <w:szCs w:val="20"/>
        </w:rPr>
        <w:t xml:space="preserve"> and SILVA </w:t>
      </w:r>
      <w:r w:rsidR="003726D5">
        <w:rPr>
          <w:rFonts w:ascii="Arial" w:hAnsi="Arial" w:cs="Arial"/>
          <w:sz w:val="20"/>
          <w:szCs w:val="20"/>
        </w:rPr>
        <w:t>(</w:t>
      </w:r>
      <w:r w:rsidR="00005882">
        <w:rPr>
          <w:rFonts w:ascii="Arial" w:hAnsi="Arial" w:cs="Arial"/>
          <w:sz w:val="20"/>
          <w:szCs w:val="20"/>
        </w:rPr>
        <w:t>421</w:t>
      </w:r>
      <w:r w:rsidR="003726D5">
        <w:rPr>
          <w:rFonts w:ascii="Arial" w:hAnsi="Arial" w:cs="Arial"/>
          <w:sz w:val="20"/>
          <w:szCs w:val="20"/>
        </w:rPr>
        <w:t xml:space="preserve"> species</w:t>
      </w:r>
      <w:r w:rsidR="00005882">
        <w:rPr>
          <w:rFonts w:ascii="Arial" w:hAnsi="Arial" w:cs="Arial"/>
          <w:sz w:val="20"/>
          <w:szCs w:val="20"/>
        </w:rPr>
        <w:t xml:space="preserve">) </w:t>
      </w:r>
      <w:r w:rsidR="00C45FC9">
        <w:rPr>
          <w:rFonts w:ascii="Arial" w:hAnsi="Arial" w:cs="Arial"/>
          <w:sz w:val="20"/>
          <w:szCs w:val="20"/>
        </w:rPr>
        <w:t>databases</w:t>
      </w:r>
      <w:r w:rsidR="00A40FA9">
        <w:rPr>
          <w:rFonts w:ascii="Arial" w:hAnsi="Arial" w:cs="Arial"/>
          <w:sz w:val="20"/>
          <w:szCs w:val="20"/>
        </w:rPr>
        <w:t xml:space="preserve">. Because multiple source </w:t>
      </w:r>
      <w:r w:rsidR="005B6480">
        <w:rPr>
          <w:rFonts w:ascii="Arial" w:hAnsi="Arial" w:cs="Arial"/>
          <w:sz w:val="20"/>
          <w:szCs w:val="20"/>
        </w:rPr>
        <w:t>databases</w:t>
      </w:r>
      <w:r w:rsidR="00886099">
        <w:rPr>
          <w:rFonts w:ascii="Arial" w:hAnsi="Arial" w:cs="Arial"/>
          <w:sz w:val="20"/>
          <w:szCs w:val="20"/>
        </w:rPr>
        <w:t xml:space="preserve"> were integrated</w:t>
      </w:r>
      <w:r w:rsidR="005B6480">
        <w:rPr>
          <w:rFonts w:ascii="Arial" w:hAnsi="Arial" w:cs="Arial"/>
          <w:sz w:val="20"/>
          <w:szCs w:val="20"/>
        </w:rPr>
        <w:t>, “_</w:t>
      </w:r>
      <w:proofErr w:type="spellStart"/>
      <w:r w:rsidR="005B6480">
        <w:rPr>
          <w:rFonts w:ascii="Arial" w:hAnsi="Arial" w:cs="Arial"/>
          <w:sz w:val="20"/>
          <w:szCs w:val="20"/>
        </w:rPr>
        <w:t>sp</w:t>
      </w:r>
      <w:proofErr w:type="spellEnd"/>
      <w:r w:rsidR="005B6480">
        <w:rPr>
          <w:rFonts w:ascii="Arial" w:hAnsi="Arial" w:cs="Arial"/>
          <w:sz w:val="20"/>
          <w:szCs w:val="20"/>
        </w:rPr>
        <w:t xml:space="preserve">” sequences </w:t>
      </w:r>
      <w:r w:rsidR="00D22FB2">
        <w:rPr>
          <w:rFonts w:ascii="Arial" w:hAnsi="Arial" w:cs="Arial"/>
          <w:sz w:val="20"/>
          <w:szCs w:val="20"/>
        </w:rPr>
        <w:t>were re-classified</w:t>
      </w:r>
      <w:r w:rsidR="005B6480">
        <w:rPr>
          <w:rFonts w:ascii="Arial" w:hAnsi="Arial" w:cs="Arial"/>
          <w:sz w:val="20"/>
          <w:szCs w:val="20"/>
        </w:rPr>
        <w:t xml:space="preserve"> </w:t>
      </w:r>
      <w:r w:rsidR="00DC5266">
        <w:rPr>
          <w:rFonts w:ascii="Arial" w:hAnsi="Arial" w:cs="Arial"/>
          <w:sz w:val="20"/>
          <w:szCs w:val="20"/>
        </w:rPr>
        <w:t>using</w:t>
      </w:r>
      <w:r w:rsidR="005B6480">
        <w:rPr>
          <w:rFonts w:ascii="Arial" w:hAnsi="Arial" w:cs="Arial"/>
          <w:sz w:val="20"/>
          <w:szCs w:val="20"/>
        </w:rPr>
        <w:t xml:space="preserve"> </w:t>
      </w:r>
      <w:r w:rsidR="00485643">
        <w:rPr>
          <w:rFonts w:ascii="Arial" w:hAnsi="Arial" w:cs="Arial"/>
          <w:sz w:val="20"/>
          <w:szCs w:val="20"/>
        </w:rPr>
        <w:t>7</w:t>
      </w:r>
      <w:r w:rsidR="00485643" w:rsidRPr="00485643">
        <w:rPr>
          <w:rFonts w:ascii="Arial" w:hAnsi="Arial" w:cs="Arial"/>
          <w:sz w:val="20"/>
          <w:szCs w:val="20"/>
          <w:vertAlign w:val="superscript"/>
        </w:rPr>
        <w:t>th</w:t>
      </w:r>
      <w:r w:rsidR="00485643">
        <w:rPr>
          <w:rFonts w:ascii="Arial" w:hAnsi="Arial" w:cs="Arial"/>
          <w:sz w:val="20"/>
          <w:szCs w:val="20"/>
        </w:rPr>
        <w:t xml:space="preserve"> order Markov Chain</w:t>
      </w:r>
      <w:r w:rsidR="005B6480">
        <w:rPr>
          <w:rFonts w:ascii="Arial" w:hAnsi="Arial" w:cs="Arial"/>
          <w:sz w:val="20"/>
          <w:szCs w:val="20"/>
        </w:rPr>
        <w:t xml:space="preserve"> models</w:t>
      </w:r>
      <w:r w:rsidR="00746A0F">
        <w:rPr>
          <w:rFonts w:ascii="Arial" w:hAnsi="Arial" w:cs="Arial"/>
          <w:sz w:val="20"/>
          <w:szCs w:val="20"/>
        </w:rPr>
        <w:t xml:space="preserve"> built</w:t>
      </w:r>
      <w:r w:rsidR="005B6480">
        <w:rPr>
          <w:rFonts w:ascii="Arial" w:hAnsi="Arial" w:cs="Arial"/>
          <w:sz w:val="20"/>
          <w:szCs w:val="20"/>
        </w:rPr>
        <w:t xml:space="preserve"> from full-length sequences of all non-“_</w:t>
      </w:r>
      <w:proofErr w:type="spellStart"/>
      <w:r w:rsidR="005B6480">
        <w:rPr>
          <w:rFonts w:ascii="Arial" w:hAnsi="Arial" w:cs="Arial"/>
          <w:sz w:val="20"/>
          <w:szCs w:val="20"/>
        </w:rPr>
        <w:t>sp</w:t>
      </w:r>
      <w:proofErr w:type="spellEnd"/>
      <w:r w:rsidR="005B6480">
        <w:rPr>
          <w:rFonts w:ascii="Arial" w:hAnsi="Arial" w:cs="Arial"/>
          <w:sz w:val="20"/>
          <w:szCs w:val="20"/>
        </w:rPr>
        <w:t>”</w:t>
      </w:r>
      <w:r w:rsidR="00746A0F">
        <w:rPr>
          <w:rFonts w:ascii="Arial" w:hAnsi="Arial" w:cs="Arial"/>
          <w:sz w:val="20"/>
          <w:szCs w:val="20"/>
        </w:rPr>
        <w:t xml:space="preserve"> species</w:t>
      </w:r>
      <w:r w:rsidR="0008150F">
        <w:rPr>
          <w:rFonts w:ascii="Arial" w:hAnsi="Arial" w:cs="Arial"/>
          <w:sz w:val="20"/>
          <w:szCs w:val="20"/>
        </w:rPr>
        <w:t xml:space="preserve">. </w:t>
      </w:r>
      <w:r w:rsidR="00765C18">
        <w:rPr>
          <w:rFonts w:ascii="Arial" w:hAnsi="Arial" w:cs="Arial"/>
          <w:sz w:val="20"/>
          <w:szCs w:val="20"/>
        </w:rPr>
        <w:lastRenderedPageBreak/>
        <w:t xml:space="preserve">When </w:t>
      </w:r>
      <w:r w:rsidR="0008150F">
        <w:rPr>
          <w:rFonts w:ascii="Arial" w:hAnsi="Arial" w:cs="Arial"/>
          <w:sz w:val="20"/>
          <w:szCs w:val="20"/>
        </w:rPr>
        <w:t>a sequence classified to a species</w:t>
      </w:r>
      <w:r w:rsidR="00B31F97">
        <w:rPr>
          <w:rFonts w:ascii="Arial" w:hAnsi="Arial" w:cs="Arial"/>
          <w:sz w:val="20"/>
          <w:szCs w:val="20"/>
        </w:rPr>
        <w:t xml:space="preserve"> (as </w:t>
      </w:r>
      <w:r w:rsidR="00654A7D">
        <w:rPr>
          <w:rFonts w:ascii="Arial" w:hAnsi="Arial" w:cs="Arial"/>
          <w:sz w:val="20"/>
          <w:szCs w:val="20"/>
        </w:rPr>
        <w:t>opposed to a genus, family, etc.</w:t>
      </w:r>
      <w:r w:rsidR="00B31F97">
        <w:rPr>
          <w:rFonts w:ascii="Arial" w:hAnsi="Arial" w:cs="Arial"/>
          <w:sz w:val="20"/>
          <w:szCs w:val="20"/>
        </w:rPr>
        <w:t>)</w:t>
      </w:r>
      <w:r w:rsidR="0008150F">
        <w:rPr>
          <w:rFonts w:ascii="Arial" w:hAnsi="Arial" w:cs="Arial"/>
          <w:sz w:val="20"/>
          <w:szCs w:val="20"/>
        </w:rPr>
        <w:t>, the annotatio</w:t>
      </w:r>
      <w:r w:rsidR="00362585">
        <w:rPr>
          <w:rFonts w:ascii="Arial" w:hAnsi="Arial" w:cs="Arial"/>
          <w:sz w:val="20"/>
          <w:szCs w:val="20"/>
        </w:rPr>
        <w:t>n of that sequence was altered using add_to_existing_models.pl</w:t>
      </w:r>
      <w:r w:rsidR="00AF3992">
        <w:rPr>
          <w:rFonts w:ascii="Arial" w:hAnsi="Arial" w:cs="Arial"/>
          <w:sz w:val="20"/>
          <w:szCs w:val="20"/>
        </w:rPr>
        <w:t>.</w:t>
      </w:r>
      <w:r w:rsidR="00A600C9">
        <w:rPr>
          <w:rFonts w:ascii="Arial" w:hAnsi="Arial" w:cs="Arial"/>
          <w:sz w:val="20"/>
          <w:szCs w:val="20"/>
        </w:rPr>
        <w:t xml:space="preserve"> This process was </w:t>
      </w:r>
      <w:r w:rsidR="00A600C9" w:rsidRPr="005252F5">
        <w:rPr>
          <w:rFonts w:ascii="Arial" w:hAnsi="Arial" w:cs="Arial"/>
          <w:sz w:val="20"/>
          <w:szCs w:val="20"/>
        </w:rPr>
        <w:t>repeated three times</w:t>
      </w:r>
      <w:r w:rsidR="00C45FC9" w:rsidRPr="005252F5">
        <w:rPr>
          <w:rFonts w:ascii="Arial" w:hAnsi="Arial" w:cs="Arial"/>
          <w:sz w:val="20"/>
          <w:szCs w:val="20"/>
        </w:rPr>
        <w:t xml:space="preserve"> which </w:t>
      </w:r>
      <w:r w:rsidR="00A600C9" w:rsidRPr="005252F5">
        <w:rPr>
          <w:rFonts w:ascii="Arial" w:hAnsi="Arial" w:cs="Arial"/>
          <w:sz w:val="20"/>
          <w:szCs w:val="20"/>
        </w:rPr>
        <w:t xml:space="preserve">reduced the number of </w:t>
      </w:r>
      <w:r w:rsidR="00BB1BF9" w:rsidRPr="005252F5">
        <w:rPr>
          <w:rFonts w:ascii="Arial" w:hAnsi="Arial" w:cs="Arial"/>
          <w:sz w:val="20"/>
          <w:szCs w:val="20"/>
        </w:rPr>
        <w:t>“_</w:t>
      </w:r>
      <w:proofErr w:type="spellStart"/>
      <w:r w:rsidR="00A600C9" w:rsidRPr="005252F5">
        <w:rPr>
          <w:rFonts w:ascii="Arial" w:hAnsi="Arial" w:cs="Arial"/>
          <w:iCs/>
          <w:sz w:val="20"/>
          <w:szCs w:val="20"/>
        </w:rPr>
        <w:t>sp</w:t>
      </w:r>
      <w:proofErr w:type="spellEnd"/>
      <w:r w:rsidR="00BB1BF9" w:rsidRPr="005252F5">
        <w:rPr>
          <w:rFonts w:ascii="Arial" w:hAnsi="Arial" w:cs="Arial"/>
          <w:iCs/>
          <w:sz w:val="20"/>
          <w:szCs w:val="20"/>
        </w:rPr>
        <w:t>”</w:t>
      </w:r>
      <w:r w:rsidR="00A600C9" w:rsidRPr="005252F5">
        <w:rPr>
          <w:rFonts w:ascii="Arial" w:hAnsi="Arial" w:cs="Arial"/>
          <w:iCs/>
          <w:sz w:val="20"/>
          <w:szCs w:val="20"/>
        </w:rPr>
        <w:t xml:space="preserve"> </w:t>
      </w:r>
      <w:r w:rsidR="00C45FC9" w:rsidRPr="005252F5">
        <w:rPr>
          <w:rFonts w:ascii="Arial" w:hAnsi="Arial" w:cs="Arial"/>
          <w:iCs/>
          <w:sz w:val="20"/>
          <w:szCs w:val="20"/>
        </w:rPr>
        <w:t>sequences to 2</w:t>
      </w:r>
      <w:r w:rsidR="00152F30">
        <w:rPr>
          <w:rFonts w:ascii="Arial" w:hAnsi="Arial" w:cs="Arial"/>
          <w:iCs/>
          <w:sz w:val="20"/>
          <w:szCs w:val="20"/>
        </w:rPr>
        <w:t>12</w:t>
      </w:r>
      <w:r w:rsidR="00C45FC9" w:rsidRPr="005252F5">
        <w:rPr>
          <w:rFonts w:ascii="Arial" w:hAnsi="Arial" w:cs="Arial"/>
          <w:iCs/>
          <w:sz w:val="20"/>
          <w:szCs w:val="20"/>
        </w:rPr>
        <w:t>,</w:t>
      </w:r>
      <w:r w:rsidR="00152F30">
        <w:rPr>
          <w:rFonts w:ascii="Arial" w:hAnsi="Arial" w:cs="Arial"/>
          <w:iCs/>
          <w:sz w:val="20"/>
          <w:szCs w:val="20"/>
        </w:rPr>
        <w:t>491</w:t>
      </w:r>
      <w:r w:rsidR="00C45FC9" w:rsidRPr="005252F5">
        <w:rPr>
          <w:rFonts w:ascii="Arial" w:hAnsi="Arial" w:cs="Arial"/>
          <w:iCs/>
          <w:sz w:val="20"/>
          <w:szCs w:val="20"/>
        </w:rPr>
        <w:t>, and the number of “</w:t>
      </w:r>
      <w:r w:rsidR="00E05C4D">
        <w:rPr>
          <w:rFonts w:ascii="Arial" w:hAnsi="Arial" w:cs="Arial"/>
          <w:iCs/>
          <w:sz w:val="20"/>
          <w:szCs w:val="20"/>
        </w:rPr>
        <w:t>_</w:t>
      </w:r>
      <w:proofErr w:type="spellStart"/>
      <w:r w:rsidR="00C45FC9" w:rsidRPr="005252F5">
        <w:rPr>
          <w:rFonts w:ascii="Arial" w:hAnsi="Arial" w:cs="Arial"/>
          <w:sz w:val="20"/>
          <w:szCs w:val="20"/>
        </w:rPr>
        <w:t>sp</w:t>
      </w:r>
      <w:proofErr w:type="spellEnd"/>
      <w:r w:rsidR="00C45FC9" w:rsidRPr="005252F5">
        <w:rPr>
          <w:rFonts w:ascii="Arial" w:hAnsi="Arial" w:cs="Arial"/>
          <w:sz w:val="20"/>
          <w:szCs w:val="20"/>
        </w:rPr>
        <w:t xml:space="preserve">” species </w:t>
      </w:r>
      <w:r w:rsidR="00FC530E" w:rsidRPr="005252F5">
        <w:rPr>
          <w:rFonts w:ascii="Arial" w:hAnsi="Arial" w:cs="Arial"/>
          <w:sz w:val="20"/>
          <w:szCs w:val="20"/>
        </w:rPr>
        <w:t xml:space="preserve">to </w:t>
      </w:r>
      <w:r w:rsidR="00267ABD">
        <w:rPr>
          <w:rFonts w:ascii="Arial" w:hAnsi="Arial" w:cs="Arial"/>
          <w:sz w:val="20"/>
          <w:szCs w:val="20"/>
        </w:rPr>
        <w:t>1</w:t>
      </w:r>
      <w:r w:rsidR="00C80CBE">
        <w:rPr>
          <w:rFonts w:ascii="Arial" w:hAnsi="Arial" w:cs="Arial"/>
          <w:sz w:val="20"/>
          <w:szCs w:val="20"/>
        </w:rPr>
        <w:t>,</w:t>
      </w:r>
      <w:r w:rsidR="00267ABD">
        <w:rPr>
          <w:rFonts w:ascii="Arial" w:hAnsi="Arial" w:cs="Arial"/>
          <w:sz w:val="20"/>
          <w:szCs w:val="20"/>
        </w:rPr>
        <w:t>844</w:t>
      </w:r>
      <w:r w:rsidR="00A600C9">
        <w:rPr>
          <w:rFonts w:ascii="Arial" w:hAnsi="Arial" w:cs="Arial"/>
          <w:sz w:val="20"/>
          <w:szCs w:val="20"/>
        </w:rPr>
        <w:t xml:space="preserve">. </w:t>
      </w:r>
    </w:p>
    <w:p w14:paraId="0E14FE7B" w14:textId="77777777" w:rsidR="00E05C4D" w:rsidRDefault="00E05C4D" w:rsidP="00044724">
      <w:pPr>
        <w:spacing w:line="360" w:lineRule="auto"/>
        <w:rPr>
          <w:rFonts w:ascii="Arial" w:hAnsi="Arial" w:cs="Arial"/>
          <w:i/>
          <w:sz w:val="20"/>
          <w:szCs w:val="20"/>
        </w:rPr>
      </w:pPr>
    </w:p>
    <w:p w14:paraId="6AF15E0E" w14:textId="403A8786" w:rsidR="00044724" w:rsidRPr="00044724" w:rsidRDefault="008D289F" w:rsidP="00044724">
      <w:pPr>
        <w:spacing w:line="360" w:lineRule="auto"/>
        <w:rPr>
          <w:rFonts w:ascii="Arial" w:hAnsi="Arial" w:cs="Arial"/>
          <w:i/>
          <w:sz w:val="20"/>
          <w:szCs w:val="20"/>
        </w:rPr>
      </w:pPr>
      <w:r>
        <w:rPr>
          <w:rFonts w:ascii="Arial" w:hAnsi="Arial" w:cs="Arial"/>
          <w:i/>
          <w:sz w:val="20"/>
          <w:szCs w:val="20"/>
        </w:rPr>
        <w:t xml:space="preserve">Production of 16S rRNA gene </w:t>
      </w:r>
      <w:r w:rsidR="00480B40">
        <w:rPr>
          <w:rFonts w:ascii="Arial" w:hAnsi="Arial" w:cs="Arial"/>
          <w:i/>
          <w:sz w:val="20"/>
          <w:szCs w:val="20"/>
        </w:rPr>
        <w:t xml:space="preserve">sequence </w:t>
      </w:r>
      <w:r>
        <w:rPr>
          <w:rFonts w:ascii="Arial" w:hAnsi="Arial" w:cs="Arial"/>
          <w:i/>
          <w:sz w:val="20"/>
          <w:szCs w:val="20"/>
        </w:rPr>
        <w:t>region</w:t>
      </w:r>
      <w:r w:rsidR="00E05C4D">
        <w:rPr>
          <w:rFonts w:ascii="Arial" w:hAnsi="Arial" w:cs="Arial"/>
          <w:i/>
          <w:sz w:val="20"/>
          <w:szCs w:val="20"/>
        </w:rPr>
        <w:t>-specific</w:t>
      </w:r>
      <w:r>
        <w:rPr>
          <w:rFonts w:ascii="Arial" w:hAnsi="Arial" w:cs="Arial"/>
          <w:i/>
          <w:sz w:val="20"/>
          <w:szCs w:val="20"/>
        </w:rPr>
        <w:t xml:space="preserve"> datasets</w:t>
      </w:r>
    </w:p>
    <w:p w14:paraId="7A863CB9" w14:textId="5875C616" w:rsidR="00711DB3" w:rsidRDefault="008C7A92" w:rsidP="0058136D">
      <w:pPr>
        <w:spacing w:line="360" w:lineRule="auto"/>
        <w:ind w:firstLine="720"/>
        <w:rPr>
          <w:rFonts w:ascii="Arial" w:hAnsi="Arial" w:cs="Arial"/>
          <w:sz w:val="20"/>
          <w:szCs w:val="20"/>
        </w:rPr>
      </w:pPr>
      <w:r>
        <w:rPr>
          <w:rFonts w:ascii="Arial" w:hAnsi="Arial" w:cs="Arial"/>
          <w:sz w:val="20"/>
          <w:szCs w:val="20"/>
        </w:rPr>
        <w:t xml:space="preserve">  </w:t>
      </w:r>
      <w:r w:rsidR="00550DBF">
        <w:rPr>
          <w:rFonts w:ascii="Arial" w:hAnsi="Arial" w:cs="Arial"/>
          <w:sz w:val="20"/>
          <w:szCs w:val="20"/>
        </w:rPr>
        <w:t>The final,</w:t>
      </w:r>
      <w:r w:rsidR="007C7758">
        <w:rPr>
          <w:rFonts w:ascii="Arial" w:hAnsi="Arial" w:cs="Arial"/>
          <w:sz w:val="20"/>
          <w:szCs w:val="20"/>
        </w:rPr>
        <w:t xml:space="preserve"> de-replicated</w:t>
      </w:r>
      <w:r w:rsidR="00550DBF">
        <w:rPr>
          <w:rFonts w:ascii="Arial" w:hAnsi="Arial" w:cs="Arial"/>
          <w:sz w:val="20"/>
          <w:szCs w:val="20"/>
        </w:rPr>
        <w:t xml:space="preserve"> full-length</w:t>
      </w:r>
      <w:r w:rsidR="007C7758">
        <w:rPr>
          <w:rFonts w:ascii="Arial" w:hAnsi="Arial" w:cs="Arial"/>
          <w:sz w:val="20"/>
          <w:szCs w:val="20"/>
        </w:rPr>
        <w:t xml:space="preserve"> dataset </w:t>
      </w:r>
      <w:r w:rsidR="00A71144">
        <w:rPr>
          <w:rFonts w:ascii="Arial" w:hAnsi="Arial" w:cs="Arial"/>
          <w:sz w:val="20"/>
          <w:szCs w:val="20"/>
        </w:rPr>
        <w:t>was used to produce datasets</w:t>
      </w:r>
      <w:r w:rsidR="00EC7047">
        <w:rPr>
          <w:rFonts w:ascii="Arial" w:hAnsi="Arial" w:cs="Arial"/>
          <w:sz w:val="20"/>
          <w:szCs w:val="20"/>
        </w:rPr>
        <w:t xml:space="preserve"> for each of</w:t>
      </w:r>
      <w:r w:rsidR="007C7758">
        <w:rPr>
          <w:rFonts w:ascii="Arial" w:hAnsi="Arial" w:cs="Arial"/>
          <w:sz w:val="20"/>
          <w:szCs w:val="20"/>
        </w:rPr>
        <w:t xml:space="preserve"> the</w:t>
      </w:r>
      <w:r w:rsidR="00DA6E0F">
        <w:rPr>
          <w:rFonts w:ascii="Arial" w:hAnsi="Arial" w:cs="Arial"/>
          <w:sz w:val="20"/>
          <w:szCs w:val="20"/>
        </w:rPr>
        <w:t xml:space="preserve"> following</w:t>
      </w:r>
      <w:r w:rsidR="00CE55F8">
        <w:rPr>
          <w:rFonts w:ascii="Arial" w:hAnsi="Arial" w:cs="Arial"/>
          <w:sz w:val="20"/>
          <w:szCs w:val="20"/>
        </w:rPr>
        <w:t xml:space="preserve"> </w:t>
      </w:r>
      <w:r w:rsidR="000936C4">
        <w:rPr>
          <w:rFonts w:ascii="Arial" w:hAnsi="Arial" w:cs="Arial"/>
          <w:sz w:val="20"/>
          <w:szCs w:val="20"/>
        </w:rPr>
        <w:t xml:space="preserve">most commonly used </w:t>
      </w:r>
      <w:r w:rsidR="007C7758">
        <w:rPr>
          <w:rFonts w:ascii="Arial" w:hAnsi="Arial" w:cs="Arial"/>
          <w:sz w:val="20"/>
          <w:szCs w:val="20"/>
        </w:rPr>
        <w:t xml:space="preserve">16S rRNA gene </w:t>
      </w:r>
      <w:r w:rsidR="00CE55F8">
        <w:rPr>
          <w:rFonts w:ascii="Arial" w:hAnsi="Arial" w:cs="Arial"/>
          <w:sz w:val="20"/>
          <w:szCs w:val="20"/>
        </w:rPr>
        <w:t>amplicon</w:t>
      </w:r>
      <w:r w:rsidR="007C7758">
        <w:rPr>
          <w:rFonts w:ascii="Arial" w:hAnsi="Arial" w:cs="Arial"/>
          <w:sz w:val="20"/>
          <w:szCs w:val="20"/>
        </w:rPr>
        <w:t xml:space="preserve"> regions</w:t>
      </w:r>
      <w:r w:rsidR="00B71BDF">
        <w:rPr>
          <w:rFonts w:ascii="Arial" w:hAnsi="Arial" w:cs="Arial"/>
          <w:sz w:val="20"/>
          <w:szCs w:val="20"/>
        </w:rPr>
        <w:t>:</w:t>
      </w:r>
      <w:r w:rsidR="007C7758">
        <w:rPr>
          <w:rFonts w:ascii="Arial" w:hAnsi="Arial" w:cs="Arial"/>
          <w:sz w:val="20"/>
          <w:szCs w:val="20"/>
        </w:rPr>
        <w:t xml:space="preserve"> V1-V3, V3-V4, and V4.</w:t>
      </w:r>
      <w:r w:rsidR="005C7C46">
        <w:rPr>
          <w:rFonts w:ascii="Arial" w:hAnsi="Arial" w:cs="Arial"/>
          <w:sz w:val="20"/>
          <w:szCs w:val="20"/>
        </w:rPr>
        <w:t xml:space="preserve"> Datasets were trimmed using </w:t>
      </w:r>
      <w:r w:rsidR="00B44F44">
        <w:rPr>
          <w:rFonts w:ascii="Arial" w:hAnsi="Arial" w:cs="Arial"/>
          <w:sz w:val="20"/>
          <w:szCs w:val="20"/>
        </w:rPr>
        <w:t>individual</w:t>
      </w:r>
      <w:r w:rsidR="005C7C46">
        <w:rPr>
          <w:rFonts w:ascii="Arial" w:hAnsi="Arial" w:cs="Arial"/>
          <w:sz w:val="20"/>
          <w:szCs w:val="20"/>
        </w:rPr>
        <w:t xml:space="preserve"> primer sequences and </w:t>
      </w:r>
      <w:proofErr w:type="spellStart"/>
      <w:r w:rsidR="00101F50" w:rsidRPr="00101F50">
        <w:rPr>
          <w:rFonts w:ascii="Arial" w:hAnsi="Arial" w:cs="Arial"/>
          <w:sz w:val="20"/>
          <w:szCs w:val="20"/>
        </w:rPr>
        <w:t>mothur</w:t>
      </w:r>
      <w:proofErr w:type="spellEnd"/>
      <w:r w:rsidR="00101F50" w:rsidRPr="00101F50">
        <w:rPr>
          <w:rFonts w:ascii="Arial" w:hAnsi="Arial" w:cs="Arial"/>
          <w:sz w:val="20"/>
          <w:szCs w:val="20"/>
        </w:rPr>
        <w:t xml:space="preserve"> v.1.39.5 </w:t>
      </w:r>
      <w:proofErr w:type="spellStart"/>
      <w:r w:rsidR="005C7C46">
        <w:rPr>
          <w:rFonts w:ascii="Arial" w:hAnsi="Arial" w:cs="Arial"/>
          <w:sz w:val="20"/>
          <w:szCs w:val="20"/>
        </w:rPr>
        <w:t>pcr.seqs</w:t>
      </w:r>
      <w:proofErr w:type="spellEnd"/>
      <w:r w:rsidR="00095800">
        <w:rPr>
          <w:rFonts w:ascii="Arial" w:hAnsi="Arial" w:cs="Arial"/>
          <w:sz w:val="20"/>
          <w:szCs w:val="20"/>
        </w:rPr>
        <w:t xml:space="preserve"> (with </w:t>
      </w:r>
      <w:proofErr w:type="spellStart"/>
      <w:r w:rsidR="00095800">
        <w:rPr>
          <w:rFonts w:ascii="Arial" w:hAnsi="Arial" w:cs="Arial"/>
          <w:sz w:val="20"/>
          <w:szCs w:val="20"/>
        </w:rPr>
        <w:t>pdiffs</w:t>
      </w:r>
      <w:proofErr w:type="spellEnd"/>
      <w:r w:rsidR="00095800">
        <w:rPr>
          <w:rFonts w:ascii="Arial" w:hAnsi="Arial" w:cs="Arial"/>
          <w:sz w:val="20"/>
          <w:szCs w:val="20"/>
        </w:rPr>
        <w:t xml:space="preserve"> and </w:t>
      </w:r>
      <w:proofErr w:type="spellStart"/>
      <w:r w:rsidR="00095800">
        <w:rPr>
          <w:rFonts w:ascii="Arial" w:hAnsi="Arial" w:cs="Arial"/>
          <w:sz w:val="20"/>
          <w:szCs w:val="20"/>
        </w:rPr>
        <w:t>rdiff</w:t>
      </w:r>
      <w:r w:rsidR="00784670">
        <w:rPr>
          <w:rFonts w:ascii="Arial" w:hAnsi="Arial" w:cs="Arial"/>
          <w:sz w:val="20"/>
          <w:szCs w:val="20"/>
        </w:rPr>
        <w:t>s</w:t>
      </w:r>
      <w:proofErr w:type="spellEnd"/>
      <w:r w:rsidR="00095800">
        <w:rPr>
          <w:rFonts w:ascii="Arial" w:hAnsi="Arial" w:cs="Arial"/>
          <w:sz w:val="20"/>
          <w:szCs w:val="20"/>
        </w:rPr>
        <w:t xml:space="preserve"> = 5)</w:t>
      </w:r>
      <w:r w:rsidR="00F55A2C">
        <w:rPr>
          <w:rFonts w:ascii="Arial" w:hAnsi="Arial" w:cs="Arial"/>
          <w:sz w:val="20"/>
          <w:szCs w:val="20"/>
        </w:rPr>
        <w:t xml:space="preserve"> </w:t>
      </w:r>
      <w:r w:rsidR="00F55A2C">
        <w:rPr>
          <w:rFonts w:ascii="Arial" w:hAnsi="Arial" w:cs="Arial"/>
          <w:sz w:val="20"/>
          <w:szCs w:val="20"/>
        </w:rPr>
        <w:fldChar w:fldCharType="begin">
          <w:fldData xml:space="preserve">PEVuZE5vdGU+PENpdGU+PEF1dGhvcj5TY2hsb3NzPC9BdXRob3I+PFllYXI+MjAwOTwvWWVhcj48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</w:fldData>
        </w:fldChar>
      </w:r>
      <w:r w:rsidR="00EA1A6A">
        <w:rPr>
          <w:rFonts w:ascii="Arial" w:hAnsi="Arial" w:cs="Arial"/>
          <w:sz w:val="20"/>
          <w:szCs w:val="20"/>
        </w:rPr>
        <w:instrText xml:space="preserve"> ADDIN EN.CITE </w:instrText>
      </w:r>
      <w:r w:rsidR="00EA1A6A">
        <w:rPr>
          <w:rFonts w:ascii="Arial" w:hAnsi="Arial" w:cs="Arial"/>
          <w:sz w:val="20"/>
          <w:szCs w:val="20"/>
        </w:rPr>
        <w:fldChar w:fldCharType="begin">
          <w:fldData xml:space="preserve">PEVuZE5vdGU+PENpdGU+PEF1dGhvcj5TY2hsb3NzPC9BdXRob3I+PFllYXI+MjAwOTwvWWVhcj48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</w:fldData>
        </w:fldChar>
      </w:r>
      <w:r w:rsidR="00EA1A6A">
        <w:rPr>
          <w:rFonts w:ascii="Arial" w:hAnsi="Arial" w:cs="Arial"/>
          <w:sz w:val="20"/>
          <w:szCs w:val="20"/>
        </w:rPr>
        <w:instrText xml:space="preserve"> ADDIN EN.CITE.DATA </w:instrText>
      </w:r>
      <w:r w:rsidR="00EA1A6A">
        <w:rPr>
          <w:rFonts w:ascii="Arial" w:hAnsi="Arial" w:cs="Arial"/>
          <w:sz w:val="20"/>
          <w:szCs w:val="20"/>
        </w:rPr>
      </w:r>
      <w:r w:rsidR="00EA1A6A">
        <w:rPr>
          <w:rFonts w:ascii="Arial" w:hAnsi="Arial" w:cs="Arial"/>
          <w:sz w:val="20"/>
          <w:szCs w:val="20"/>
        </w:rPr>
        <w:fldChar w:fldCharType="end"/>
      </w:r>
      <w:r w:rsidR="00F55A2C">
        <w:rPr>
          <w:rFonts w:ascii="Arial" w:hAnsi="Arial" w:cs="Arial"/>
          <w:sz w:val="20"/>
          <w:szCs w:val="20"/>
        </w:rPr>
      </w:r>
      <w:r w:rsidR="00F55A2C">
        <w:rPr>
          <w:rFonts w:ascii="Arial" w:hAnsi="Arial" w:cs="Arial"/>
          <w:sz w:val="20"/>
          <w:szCs w:val="20"/>
        </w:rPr>
        <w:fldChar w:fldCharType="separate"/>
      </w:r>
      <w:r w:rsidR="00EA1A6A">
        <w:rPr>
          <w:rFonts w:ascii="Arial" w:hAnsi="Arial" w:cs="Arial"/>
          <w:noProof/>
          <w:sz w:val="20"/>
          <w:szCs w:val="20"/>
        </w:rPr>
        <w:t>[2, 17]</w:t>
      </w:r>
      <w:r w:rsidR="00F55A2C">
        <w:rPr>
          <w:rFonts w:ascii="Arial" w:hAnsi="Arial" w:cs="Arial"/>
          <w:sz w:val="20"/>
          <w:szCs w:val="20"/>
        </w:rPr>
        <w:fldChar w:fldCharType="end"/>
      </w:r>
      <w:r w:rsidR="005C7C46">
        <w:rPr>
          <w:rFonts w:ascii="Arial" w:hAnsi="Arial" w:cs="Arial"/>
          <w:sz w:val="20"/>
          <w:szCs w:val="20"/>
        </w:rPr>
        <w:t>, in combination with visual inspection</w:t>
      </w:r>
      <w:r w:rsidR="000857A2">
        <w:rPr>
          <w:rFonts w:ascii="Arial" w:hAnsi="Arial" w:cs="Arial"/>
          <w:sz w:val="20"/>
          <w:szCs w:val="20"/>
        </w:rPr>
        <w:t xml:space="preserve"> and manual curation</w:t>
      </w:r>
      <w:r w:rsidR="005C7C46">
        <w:rPr>
          <w:rFonts w:ascii="Arial" w:hAnsi="Arial" w:cs="Arial"/>
          <w:sz w:val="20"/>
          <w:szCs w:val="20"/>
        </w:rPr>
        <w:t xml:space="preserve"> of </w:t>
      </w:r>
      <w:r w:rsidR="009D2F53">
        <w:rPr>
          <w:rFonts w:ascii="Arial" w:hAnsi="Arial" w:cs="Arial"/>
          <w:sz w:val="20"/>
          <w:szCs w:val="20"/>
        </w:rPr>
        <w:t>post-</w:t>
      </w:r>
      <w:r w:rsidR="005C7C46">
        <w:rPr>
          <w:rFonts w:ascii="Arial" w:hAnsi="Arial" w:cs="Arial"/>
          <w:sz w:val="20"/>
          <w:szCs w:val="20"/>
        </w:rPr>
        <w:t xml:space="preserve">truncated sequences via </w:t>
      </w:r>
      <w:proofErr w:type="spellStart"/>
      <w:r w:rsidR="005C7C46">
        <w:rPr>
          <w:rFonts w:ascii="Arial" w:hAnsi="Arial" w:cs="Arial"/>
          <w:sz w:val="20"/>
          <w:szCs w:val="20"/>
        </w:rPr>
        <w:t>Geneious</w:t>
      </w:r>
      <w:proofErr w:type="spellEnd"/>
      <w:r w:rsidR="001C1CAA">
        <w:rPr>
          <w:rFonts w:ascii="Arial" w:hAnsi="Arial" w:cs="Arial"/>
          <w:sz w:val="20"/>
          <w:szCs w:val="20"/>
        </w:rPr>
        <w:t xml:space="preserve"> </w:t>
      </w:r>
      <w:r w:rsidR="002D2642">
        <w:rPr>
          <w:rFonts w:ascii="Arial" w:hAnsi="Arial" w:cs="Arial"/>
          <w:sz w:val="20"/>
          <w:szCs w:val="20"/>
        </w:rPr>
        <w:t>v9.1.8</w:t>
      </w:r>
      <w:r w:rsidR="00F55A2C">
        <w:rPr>
          <w:rFonts w:ascii="Arial" w:hAnsi="Arial" w:cs="Arial"/>
          <w:sz w:val="20"/>
          <w:szCs w:val="20"/>
        </w:rPr>
        <w:t xml:space="preserve"> </w:t>
      </w:r>
      <w:r w:rsidR="00F55A2C">
        <w:rPr>
          <w:rFonts w:ascii="Arial" w:hAnsi="Arial" w:cs="Arial"/>
          <w:sz w:val="20"/>
          <w:szCs w:val="20"/>
        </w:rPr>
        <w:fldChar w:fldCharType="begin"/>
      </w:r>
      <w:r w:rsidR="00EA1A6A">
        <w:rPr>
          <w:rFonts w:ascii="Arial" w:hAnsi="Arial" w:cs="Arial"/>
          <w:sz w:val="20"/>
          <w:szCs w:val="20"/>
        </w:rPr>
        <w:instrText xml:space="preserve"> ADDIN EN.CITE &lt;EndNote&gt;&lt;Cite&gt;&lt;Author&gt;Kearse&lt;/Author&gt;&lt;Year&gt;2012&lt;/Year&gt;&lt;RecNum&gt;1763&lt;/RecNum&gt;&lt;DisplayText&gt;[17]&lt;/DisplayText&gt;&lt;record&gt;&lt;rec-number&gt;1763&lt;/rec-number&gt;&lt;foreign-keys&gt;&lt;key app="EN" db-id="0evp2evdkfxv9yefvs3pat2bszawwvve020p" timestamp="1516045639"&gt;1763&lt;/key&gt;&lt;/foreign-keys&gt;&lt;ref-type name="Bill"&gt;4&lt;/ref-type&gt;&lt;contributors&gt;&lt;authors&gt;&lt;author&gt;Kearse, Matthew&lt;/author&gt;&lt;author&gt;Moir, Richard&lt;/author&gt;&lt;author&gt;Wilson, Amy&lt;/author&gt;&lt;author&gt;Stones-Havas, Steven&lt;/author&gt;&lt;author&gt;Cheung, Matthew&lt;/author&gt;&lt;author&gt;Sturrock, Shane&lt;/author&gt;&lt;author&gt;Buxton, Simon&lt;/author&gt;&lt;author&gt;Cooper, Alex&lt;/author&gt;&lt;author&gt;Markowitz, Sidney&lt;/author&gt;&lt;author&gt;Duran, Chris&lt;/author&gt;&lt;author&gt;Thierer, Tobias&lt;/author&gt;&lt;author&gt;Ashton, Bruce&lt;/author&gt;&lt;author&gt;Meintjes, Peter&lt;/author&gt;&lt;author&gt;Drummond, Alexei&lt;/author&gt;&lt;/authors&gt;&lt;/contributors&gt;&lt;auth-address&gt;Biomatters Ltd., 2/76 Anzac Avenue, Auckland, 1010, New Zealand.&lt;/auth-address&gt;&lt;titles&gt;&lt;title&gt;Geneious Basic: an integrated and extendable desktop software platform for the organization and analysis of sequence data.&lt;/title&gt;&lt;secondary-title&gt;Bioinformatics&lt;/secondary-title&gt;&lt;/titles&gt;&lt;pages&gt;1647-1649&lt;/pages&gt;&lt;volume&gt;28&lt;/volume&gt;&lt;number&gt;12&lt;/number&gt;&lt;dates&gt;&lt;year&gt;2012&lt;/year&gt;&lt;pub-dates&gt;&lt;date&gt;Jun 15&lt;/date&gt;&lt;/pub-dates&gt;&lt;/dates&gt;&lt;publisher&gt;Oxford University Press&lt;/publisher&gt;&lt;label&gt;r00927&lt;/label&gt;&lt;urls&gt;&lt;related-urls&gt;&lt;url&gt;http://bioinformatics.oxfordjournals.org/content/28/12/1647.full&lt;/url&gt;&lt;/related-urls&gt;&lt;/urls&gt;&lt;/record&gt;&lt;/Cite&gt;&lt;/EndNote&gt;</w:instrText>
      </w:r>
      <w:r w:rsidR="00F55A2C">
        <w:rPr>
          <w:rFonts w:ascii="Arial" w:hAnsi="Arial" w:cs="Arial"/>
          <w:sz w:val="20"/>
          <w:szCs w:val="20"/>
        </w:rPr>
        <w:fldChar w:fldCharType="separate"/>
      </w:r>
      <w:r w:rsidR="00EA1A6A">
        <w:rPr>
          <w:rFonts w:ascii="Arial" w:hAnsi="Arial" w:cs="Arial"/>
          <w:noProof/>
          <w:sz w:val="20"/>
          <w:szCs w:val="20"/>
        </w:rPr>
        <w:t>[17]</w:t>
      </w:r>
      <w:r w:rsidR="00F55A2C">
        <w:rPr>
          <w:rFonts w:ascii="Arial" w:hAnsi="Arial" w:cs="Arial"/>
          <w:sz w:val="20"/>
          <w:szCs w:val="20"/>
        </w:rPr>
        <w:fldChar w:fldCharType="end"/>
      </w:r>
      <w:r w:rsidR="002D2642">
        <w:rPr>
          <w:rFonts w:ascii="Arial" w:hAnsi="Arial" w:cs="Arial"/>
          <w:sz w:val="20"/>
          <w:szCs w:val="20"/>
        </w:rPr>
        <w:t xml:space="preserve"> </w:t>
      </w:r>
      <w:r w:rsidR="001C1CAA">
        <w:rPr>
          <w:rFonts w:ascii="Arial" w:hAnsi="Arial" w:cs="Arial"/>
          <w:sz w:val="20"/>
          <w:szCs w:val="20"/>
        </w:rPr>
        <w:t xml:space="preserve">and the </w:t>
      </w:r>
      <w:r w:rsidR="001C1CAA">
        <w:rPr>
          <w:rFonts w:ascii="Arial" w:hAnsi="Arial" w:cs="Arial"/>
          <w:i/>
          <w:sz w:val="20"/>
          <w:szCs w:val="20"/>
        </w:rPr>
        <w:t>E.</w:t>
      </w:r>
      <w:r w:rsidR="003445F7">
        <w:rPr>
          <w:rFonts w:ascii="Arial" w:hAnsi="Arial" w:cs="Arial"/>
          <w:i/>
          <w:sz w:val="20"/>
          <w:szCs w:val="20"/>
        </w:rPr>
        <w:t xml:space="preserve"> </w:t>
      </w:r>
      <w:r w:rsidR="001C1CAA">
        <w:rPr>
          <w:rFonts w:ascii="Arial" w:hAnsi="Arial" w:cs="Arial"/>
          <w:i/>
          <w:sz w:val="20"/>
          <w:szCs w:val="20"/>
        </w:rPr>
        <w:t xml:space="preserve">coli </w:t>
      </w:r>
      <w:r w:rsidR="001C1CAA">
        <w:rPr>
          <w:rFonts w:ascii="Arial" w:hAnsi="Arial" w:cs="Arial"/>
          <w:sz w:val="20"/>
          <w:szCs w:val="20"/>
        </w:rPr>
        <w:t>reference 16S rRNA gene sequence (</w:t>
      </w:r>
      <w:r w:rsidR="00890901" w:rsidRPr="00890901">
        <w:rPr>
          <w:rFonts w:ascii="Arial" w:hAnsi="Arial" w:cs="Arial"/>
          <w:sz w:val="20"/>
          <w:szCs w:val="20"/>
        </w:rPr>
        <w:t>NR_102804</w:t>
      </w:r>
      <w:r w:rsidR="00890901">
        <w:rPr>
          <w:rFonts w:ascii="Arial" w:hAnsi="Arial" w:cs="Arial"/>
          <w:sz w:val="20"/>
          <w:szCs w:val="20"/>
        </w:rPr>
        <w:t xml:space="preserve">). </w:t>
      </w:r>
      <w:r w:rsidR="00FD4DA9">
        <w:rPr>
          <w:rFonts w:ascii="Arial" w:hAnsi="Arial" w:cs="Arial"/>
          <w:sz w:val="20"/>
          <w:szCs w:val="20"/>
        </w:rPr>
        <w:t>Sequences were removed only when they did not fully span the variable region(s) of interest.</w:t>
      </w:r>
      <w:r w:rsidR="00BF4B2E">
        <w:rPr>
          <w:rFonts w:ascii="Arial" w:hAnsi="Arial" w:cs="Arial"/>
          <w:sz w:val="20"/>
          <w:szCs w:val="20"/>
        </w:rPr>
        <w:t xml:space="preserve"> </w:t>
      </w:r>
      <w:r w:rsidR="00037B7F">
        <w:rPr>
          <w:rFonts w:ascii="Arial" w:hAnsi="Arial" w:cs="Arial"/>
          <w:sz w:val="20"/>
          <w:szCs w:val="20"/>
        </w:rPr>
        <w:t>Species-specific de-replication of each dataset was performed using</w:t>
      </w:r>
      <w:r w:rsidR="00F55A2C">
        <w:rPr>
          <w:rFonts w:ascii="Arial" w:hAnsi="Arial" w:cs="Arial"/>
          <w:sz w:val="20"/>
          <w:szCs w:val="20"/>
        </w:rPr>
        <w:t xml:space="preserve"> </w:t>
      </w:r>
      <w:proofErr w:type="spellStart"/>
      <w:r w:rsidR="00F55A2C">
        <w:rPr>
          <w:rFonts w:ascii="Arial" w:hAnsi="Arial" w:cs="Arial"/>
          <w:sz w:val="20"/>
          <w:szCs w:val="20"/>
        </w:rPr>
        <w:t>buildModelTree</w:t>
      </w:r>
      <w:proofErr w:type="spellEnd"/>
      <w:r w:rsidR="00F55A2C">
        <w:rPr>
          <w:rFonts w:ascii="Arial" w:hAnsi="Arial" w:cs="Arial"/>
          <w:sz w:val="20"/>
          <w:szCs w:val="20"/>
        </w:rPr>
        <w:t xml:space="preserve"> and</w:t>
      </w:r>
      <w:r w:rsidR="00037B7F">
        <w:rPr>
          <w:rFonts w:ascii="Arial" w:hAnsi="Arial" w:cs="Arial"/>
          <w:sz w:val="20"/>
          <w:szCs w:val="20"/>
        </w:rPr>
        <w:t xml:space="preserve"> the USEARCH </w:t>
      </w:r>
      <w:proofErr w:type="spellStart"/>
      <w:r w:rsidR="00037B7F">
        <w:rPr>
          <w:rFonts w:ascii="Arial" w:hAnsi="Arial" w:cs="Arial"/>
          <w:sz w:val="20"/>
          <w:szCs w:val="20"/>
        </w:rPr>
        <w:t>cluster_fast</w:t>
      </w:r>
      <w:proofErr w:type="spellEnd"/>
      <w:r w:rsidR="00037B7F">
        <w:rPr>
          <w:rFonts w:ascii="Arial" w:hAnsi="Arial" w:cs="Arial"/>
          <w:sz w:val="20"/>
          <w:szCs w:val="20"/>
        </w:rPr>
        <w:t xml:space="preserve"> algorithm with identity threshold of 1.0 </w:t>
      </w:r>
      <w:r w:rsidR="00037B7F">
        <w:rPr>
          <w:rFonts w:ascii="Arial" w:hAnsi="Arial" w:cs="Arial"/>
          <w:sz w:val="20"/>
          <w:szCs w:val="20"/>
        </w:rPr>
        <w:fldChar w:fldCharType="begin"/>
      </w:r>
      <w:r w:rsidR="00EA1A6A">
        <w:rPr>
          <w:rFonts w:ascii="Arial" w:hAnsi="Arial" w:cs="Arial"/>
          <w:sz w:val="20"/>
          <w:szCs w:val="20"/>
        </w:rPr>
        <w:instrText xml:space="preserve"> ADDIN EN.CITE &lt;EndNote&gt;&lt;Cite&gt;&lt;Author&gt;Edgar&lt;/Author&gt;&lt;Year&gt;2010&lt;/Year&gt;&lt;RecNum&gt;2071&lt;/RecNum&gt;&lt;DisplayText&gt;[16]&lt;/DisplayText&gt;&lt;record&gt;&lt;rec-number&gt;2071&lt;/rec-number&gt;&lt;foreign-keys&gt;&lt;key app="EN" db-id="0evp2evdkfxv9yefvs3pat2bszawwvve020p" timestamp="1516045643"&gt;2071&lt;/key&gt;&lt;/foreign-keys&gt;&lt;ref-type name="Bill"&gt;4&lt;/ref-type&gt;&lt;contributors&gt;&lt;authors&gt;&lt;author&gt;Edgar, Robert C&lt;/author&gt;&lt;/authors&gt;&lt;/contributors&gt;&lt;titles&gt;&lt;title&gt;Search and clustering orders of magnitude faster than BLAST&lt;/title&gt;&lt;secondary-title&gt;Bioinformatics&lt;/secondary-title&gt;&lt;/titles&gt;&lt;pages&gt;2460-2461&lt;/pages&gt;&lt;volume&gt;26&lt;/volume&gt;&lt;number&gt;19&lt;/number&gt;&lt;dates&gt;&lt;year&gt;2010&lt;/year&gt;&lt;pub-dates&gt;&lt;date&gt;Aug 12&lt;/date&gt;&lt;/pub-dates&gt;&lt;/dates&gt;&lt;label&gt;r01818&lt;/label&gt;&lt;urls&gt;&lt;related-urls&gt;&lt;url&gt;https://academic.oup.com/bioinformatics/article-lookup/doi/10.1093/bioinformatics/btq461&lt;/url&gt;&lt;/related-urls&gt;&lt;/urls&gt;&lt;/record&gt;&lt;/Cite&gt;&lt;/EndNote&gt;</w:instrText>
      </w:r>
      <w:r w:rsidR="00037B7F">
        <w:rPr>
          <w:rFonts w:ascii="Arial" w:hAnsi="Arial" w:cs="Arial"/>
          <w:sz w:val="20"/>
          <w:szCs w:val="20"/>
        </w:rPr>
        <w:fldChar w:fldCharType="separate"/>
      </w:r>
      <w:r w:rsidR="00EA1A6A">
        <w:rPr>
          <w:rFonts w:ascii="Arial" w:hAnsi="Arial" w:cs="Arial"/>
          <w:noProof/>
          <w:sz w:val="20"/>
          <w:szCs w:val="20"/>
        </w:rPr>
        <w:t>[16]</w:t>
      </w:r>
      <w:r w:rsidR="00037B7F">
        <w:rPr>
          <w:rFonts w:ascii="Arial" w:hAnsi="Arial" w:cs="Arial"/>
          <w:sz w:val="20"/>
          <w:szCs w:val="20"/>
        </w:rPr>
        <w:fldChar w:fldCharType="end"/>
      </w:r>
      <w:r w:rsidR="00037B7F">
        <w:rPr>
          <w:rFonts w:ascii="Arial" w:hAnsi="Arial" w:cs="Arial"/>
          <w:sz w:val="20"/>
          <w:szCs w:val="20"/>
        </w:rPr>
        <w:t xml:space="preserve">. To ensure that sequences comprising a species’ model were pure (i.e. correctly clustered within that species), the de-replicated </w:t>
      </w:r>
      <w:r w:rsidR="00654A7D">
        <w:rPr>
          <w:rFonts w:ascii="Arial" w:hAnsi="Arial" w:cs="Arial"/>
          <w:sz w:val="20"/>
          <w:szCs w:val="20"/>
        </w:rPr>
        <w:t xml:space="preserve">sequences for each </w:t>
      </w:r>
      <w:r w:rsidR="00037B7F">
        <w:rPr>
          <w:rFonts w:ascii="Arial" w:hAnsi="Arial" w:cs="Arial"/>
          <w:sz w:val="20"/>
          <w:szCs w:val="20"/>
        </w:rPr>
        <w:t>specie</w:t>
      </w:r>
      <w:r w:rsidR="00654A7D">
        <w:rPr>
          <w:rFonts w:ascii="Arial" w:hAnsi="Arial" w:cs="Arial"/>
          <w:sz w:val="20"/>
          <w:szCs w:val="20"/>
        </w:rPr>
        <w:t>s</w:t>
      </w:r>
      <w:r w:rsidR="00037B7F">
        <w:rPr>
          <w:rFonts w:ascii="Arial" w:hAnsi="Arial" w:cs="Arial"/>
          <w:sz w:val="20"/>
          <w:szCs w:val="20"/>
        </w:rPr>
        <w:t xml:space="preserve"> were</w:t>
      </w:r>
      <w:r w:rsidR="00F55A2C">
        <w:rPr>
          <w:rFonts w:ascii="Arial" w:hAnsi="Arial" w:cs="Arial"/>
          <w:sz w:val="20"/>
          <w:szCs w:val="20"/>
        </w:rPr>
        <w:t xml:space="preserve"> </w:t>
      </w:r>
      <w:r w:rsidR="00037B7F">
        <w:rPr>
          <w:rFonts w:ascii="Arial" w:hAnsi="Arial" w:cs="Arial"/>
          <w:sz w:val="20"/>
          <w:szCs w:val="20"/>
        </w:rPr>
        <w:t xml:space="preserve">aligned and analyzed for positional entropy using </w:t>
      </w:r>
      <w:r w:rsidR="00037B7F" w:rsidRPr="00037B7F">
        <w:rPr>
          <w:rFonts w:ascii="Arial" w:hAnsi="Arial" w:cs="Arial"/>
          <w:sz w:val="20"/>
          <w:szCs w:val="20"/>
        </w:rPr>
        <w:t>MAFFT v7.394</w:t>
      </w:r>
      <w:r w:rsidR="00037B7F">
        <w:rPr>
          <w:rFonts w:ascii="Arial" w:hAnsi="Arial" w:cs="Arial"/>
          <w:sz w:val="20"/>
          <w:szCs w:val="20"/>
        </w:rPr>
        <w:t xml:space="preserve"> </w:t>
      </w:r>
      <w:r w:rsidR="00E91441">
        <w:rPr>
          <w:rFonts w:ascii="Arial" w:hAnsi="Arial" w:cs="Arial"/>
          <w:sz w:val="20"/>
          <w:szCs w:val="20"/>
        </w:rPr>
        <w:fldChar w:fldCharType="begin"/>
      </w:r>
      <w:r w:rsidR="00EA1A6A">
        <w:rPr>
          <w:rFonts w:ascii="Arial" w:hAnsi="Arial" w:cs="Arial"/>
          <w:sz w:val="20"/>
          <w:szCs w:val="20"/>
        </w:rPr>
        <w:instrText xml:space="preserve"> ADDIN EN.CITE &lt;EndNote&gt;&lt;Cite&gt;&lt;Author&gt;Katoh&lt;/Author&gt;&lt;Year&gt;2002&lt;/Year&gt;&lt;RecNum&gt;2457&lt;/RecNum&gt;&lt;DisplayText&gt;[18]&lt;/DisplayText&gt;&lt;record&gt;&lt;rec-number&gt;2457&lt;/rec-number&gt;&lt;foreign-keys&gt;&lt;key app="EN" db-id="0evp2evdkfxv9yefvs3pat2bszawwvve020p" timestamp="1516045649"&gt;2457&lt;/key&gt;&lt;/foreign-keys&gt;&lt;ref-type name="Bill"&gt;4&lt;/ref-type&gt;&lt;contributors&gt;&lt;authors&gt;&lt;author&gt;Katoh, Kazutaka&lt;/author&gt;&lt;author&gt;Misawa, Kazuharu&lt;/author&gt;&lt;author&gt;Kuma, Kei-ichi&lt;/author&gt;&lt;author&gt;Miyata, Takashi&lt;/author&gt;&lt;/authors&gt;&lt;/contributors&gt;&lt;auth-address&gt;Department of Biophysics, Graduate School of Science, Kyoto University, Kyoto 606-8502, Japan.&lt;/auth-address&gt;&lt;titles&gt;&lt;title&gt;MAFFT: a novel method for rapid multiple sequence alignment based on fast Fourier transform.&lt;/title&gt;&lt;secondary-title&gt;Nucleic Acids Res&lt;/secondary-title&gt;&lt;/titles&gt;&lt;pages&gt;3059-3066&lt;/pages&gt;&lt;volume&gt;30&lt;/volume&gt;&lt;number&gt;14&lt;/number&gt;&lt;dates&gt;&lt;year&gt;2002&lt;/year&gt;&lt;pub-dates&gt;&lt;date&gt;Jul 15&lt;/date&gt;&lt;/pub-dates&gt;&lt;/dates&gt;&lt;label&gt;r01747&lt;/label&gt;&lt;urls&gt;&lt;related-urls&gt;&lt;url&gt;http://eutils.ncbi.nlm.nih.gov/entrez/eutils/elink.fcgi?dbfrom=pubmed&amp;amp;amp;id=12136088&amp;amp;amp;retmode=ref&amp;amp;amp;cmd=prlinks&lt;/url&gt;&lt;/related-urls&gt;&lt;/urls&gt;&lt;/record&gt;&lt;/Cite&gt;&lt;/EndNote&gt;</w:instrText>
      </w:r>
      <w:r w:rsidR="00E91441">
        <w:rPr>
          <w:rFonts w:ascii="Arial" w:hAnsi="Arial" w:cs="Arial"/>
          <w:sz w:val="20"/>
          <w:szCs w:val="20"/>
        </w:rPr>
        <w:fldChar w:fldCharType="separate"/>
      </w:r>
      <w:r w:rsidR="00EA1A6A">
        <w:rPr>
          <w:rFonts w:ascii="Arial" w:hAnsi="Arial" w:cs="Arial"/>
          <w:noProof/>
          <w:sz w:val="20"/>
          <w:szCs w:val="20"/>
        </w:rPr>
        <w:t>[18]</w:t>
      </w:r>
      <w:r w:rsidR="00E91441">
        <w:rPr>
          <w:rFonts w:ascii="Arial" w:hAnsi="Arial" w:cs="Arial"/>
          <w:sz w:val="20"/>
          <w:szCs w:val="20"/>
        </w:rPr>
        <w:fldChar w:fldCharType="end"/>
      </w:r>
      <w:r w:rsidR="00E91441">
        <w:rPr>
          <w:rFonts w:ascii="Arial" w:hAnsi="Arial" w:cs="Arial"/>
          <w:sz w:val="20"/>
          <w:szCs w:val="20"/>
        </w:rPr>
        <w:t xml:space="preserve"> </w:t>
      </w:r>
      <w:r w:rsidR="00DE6B75">
        <w:rPr>
          <w:rFonts w:ascii="Arial" w:hAnsi="Arial" w:cs="Arial"/>
          <w:sz w:val="20"/>
          <w:szCs w:val="20"/>
        </w:rPr>
        <w:t xml:space="preserve">and Entropy Analysis (v2.1) from the </w:t>
      </w:r>
      <w:proofErr w:type="spellStart"/>
      <w:r w:rsidR="00DE6B75">
        <w:rPr>
          <w:rFonts w:ascii="Arial" w:hAnsi="Arial" w:cs="Arial"/>
          <w:sz w:val="20"/>
          <w:szCs w:val="20"/>
        </w:rPr>
        <w:t>Oligotyping</w:t>
      </w:r>
      <w:proofErr w:type="spellEnd"/>
      <w:r w:rsidR="00DE6B75">
        <w:rPr>
          <w:rFonts w:ascii="Arial" w:hAnsi="Arial" w:cs="Arial"/>
          <w:sz w:val="20"/>
          <w:szCs w:val="20"/>
        </w:rPr>
        <w:t xml:space="preserve"> package (</w:t>
      </w:r>
      <w:hyperlink r:id="rId11" w:history="1">
        <w:r w:rsidR="00DE6B75" w:rsidRPr="00F15451">
          <w:rPr>
            <w:rStyle w:val="Hyperlink"/>
            <w:rFonts w:ascii="Arial" w:hAnsi="Arial" w:cs="Arial"/>
            <w:sz w:val="20"/>
            <w:szCs w:val="20"/>
          </w:rPr>
          <w:t>http://merenlab.org/2014/08/16/installing-the-oligotyping-pipeline/</w:t>
        </w:r>
      </w:hyperlink>
      <w:r w:rsidR="00DE6B75">
        <w:rPr>
          <w:rFonts w:ascii="Arial" w:hAnsi="Arial" w:cs="Arial"/>
          <w:sz w:val="20"/>
          <w:szCs w:val="20"/>
        </w:rPr>
        <w:t>)</w:t>
      </w:r>
      <w:r w:rsidR="00E91441">
        <w:rPr>
          <w:rFonts w:ascii="Arial" w:hAnsi="Arial" w:cs="Arial"/>
          <w:sz w:val="20"/>
          <w:szCs w:val="20"/>
        </w:rPr>
        <w:fldChar w:fldCharType="begin"/>
      </w:r>
      <w:r w:rsidR="0047787B">
        <w:rPr>
          <w:rFonts w:ascii="Arial" w:hAnsi="Arial" w:cs="Arial"/>
          <w:sz w:val="20"/>
          <w:szCs w:val="20"/>
        </w:rPr>
        <w:instrText xml:space="preserve"> ADDIN EN.CITE &lt;EndNote&gt;&lt;Cite&gt;&lt;Author&gt;Eren&lt;/Author&gt;&lt;Year&gt;2014&lt;/Year&gt;&lt;RecNum&gt;1771&lt;/RecNum&gt;&lt;DisplayText&gt;[7]&lt;/DisplayText&gt;&lt;record&gt;&lt;rec-number&gt;1771&lt;/rec-number&gt;&lt;foreign-keys&gt;&lt;key app="EN" db-id="0evp2evdkfxv9yefvs3pat2bszawwvve020p" timestamp="1516045639"&gt;1771&lt;/key&gt;&lt;/foreign-keys&gt;&lt;ref-type name="Bill"&gt;4&lt;/ref-type&gt;&lt;contributors&gt;&lt;authors&gt;&lt;author&gt;Eren, A Murat&lt;/author&gt;&lt;author&gt;Morrison, Hilary G&lt;/author&gt;&lt;author&gt;Lescault, Pamela J&lt;/author&gt;&lt;author&gt;Reveillaud, Julie&lt;/author&gt;&lt;author&gt;Vineis, Joseph H&lt;/author&gt;&lt;author&gt;Sogin, Mitchell L&lt;/author&gt;&lt;/authors&gt;&lt;/contributors&gt;&lt;titles&gt;&lt;title&gt;Minimum entropy decomposition: Unsupervised oligotyping for sensitive partitioning of high- throughput marker gene sequences&lt;/title&gt;&lt;/titles&gt;&lt;pages&gt;968-979&lt;/pages&gt;&lt;volume&gt;9&lt;/volume&gt;&lt;number&gt;4&lt;/number&gt;&lt;dates&gt;&lt;year&gt;2014&lt;/year&gt;&lt;pub-dates&gt;&lt;date&gt;Oct 17&lt;/date&gt;&lt;/pub-dates&gt;&lt;/dates&gt;&lt;publisher&gt;Nature Publishing Group&lt;/publisher&gt;&lt;label&gt;r01904&lt;/label&gt;&lt;urls&gt;&lt;related-urls&gt;&lt;url&gt;                http://dx.doi.org/10.1038/ismej.2014.195&lt;/url&gt;&lt;/related-urls&gt;&lt;/urls&gt;&lt;/record&gt;&lt;/Cite&gt;&lt;/EndNote&gt;</w:instrText>
      </w:r>
      <w:r w:rsidR="00E91441">
        <w:rPr>
          <w:rFonts w:ascii="Arial" w:hAnsi="Arial" w:cs="Arial"/>
          <w:sz w:val="20"/>
          <w:szCs w:val="20"/>
        </w:rPr>
        <w:fldChar w:fldCharType="separate"/>
      </w:r>
      <w:r w:rsidR="0047787B">
        <w:rPr>
          <w:rFonts w:ascii="Arial" w:hAnsi="Arial" w:cs="Arial"/>
          <w:noProof/>
          <w:sz w:val="20"/>
          <w:szCs w:val="20"/>
        </w:rPr>
        <w:t>[7]</w:t>
      </w:r>
      <w:r w:rsidR="00E91441">
        <w:rPr>
          <w:rFonts w:ascii="Arial" w:hAnsi="Arial" w:cs="Arial"/>
          <w:sz w:val="20"/>
          <w:szCs w:val="20"/>
        </w:rPr>
        <w:fldChar w:fldCharType="end"/>
      </w:r>
      <w:r w:rsidR="008C673B">
        <w:rPr>
          <w:rFonts w:ascii="Arial" w:hAnsi="Arial" w:cs="Arial"/>
          <w:sz w:val="20"/>
          <w:szCs w:val="20"/>
        </w:rPr>
        <w:t>, and the</w:t>
      </w:r>
      <w:r w:rsidR="00DE6B75">
        <w:rPr>
          <w:rFonts w:ascii="Arial" w:hAnsi="Arial" w:cs="Arial"/>
          <w:sz w:val="20"/>
          <w:szCs w:val="20"/>
        </w:rPr>
        <w:t xml:space="preserve"> </w:t>
      </w:r>
      <w:r w:rsidR="008C673B">
        <w:rPr>
          <w:rFonts w:ascii="Arial" w:hAnsi="Arial" w:cs="Arial"/>
          <w:sz w:val="20"/>
          <w:szCs w:val="20"/>
        </w:rPr>
        <w:t>m</w:t>
      </w:r>
      <w:r w:rsidR="004F1432">
        <w:rPr>
          <w:rFonts w:ascii="Arial" w:hAnsi="Arial" w:cs="Arial"/>
          <w:sz w:val="20"/>
          <w:szCs w:val="20"/>
        </w:rPr>
        <w:t xml:space="preserve">ean entropy </w:t>
      </w:r>
      <w:r w:rsidR="008C673B">
        <w:rPr>
          <w:rFonts w:ascii="Arial" w:hAnsi="Arial" w:cs="Arial"/>
          <w:sz w:val="20"/>
          <w:szCs w:val="20"/>
        </w:rPr>
        <w:t>wa</w:t>
      </w:r>
      <w:r w:rsidR="004F1432">
        <w:rPr>
          <w:rFonts w:ascii="Arial" w:hAnsi="Arial" w:cs="Arial"/>
          <w:sz w:val="20"/>
          <w:szCs w:val="20"/>
        </w:rPr>
        <w:t>s calculated for each species</w:t>
      </w:r>
      <w:r w:rsidR="008C673B">
        <w:rPr>
          <w:rFonts w:ascii="Arial" w:hAnsi="Arial" w:cs="Arial"/>
          <w:sz w:val="20"/>
          <w:szCs w:val="20"/>
        </w:rPr>
        <w:t>. Sequences of species with</w:t>
      </w:r>
      <w:r w:rsidR="00E91441">
        <w:rPr>
          <w:rFonts w:ascii="Arial" w:hAnsi="Arial" w:cs="Arial"/>
          <w:sz w:val="20"/>
          <w:szCs w:val="20"/>
        </w:rPr>
        <w:t xml:space="preserve"> mean</w:t>
      </w:r>
      <w:r w:rsidR="008C673B">
        <w:rPr>
          <w:rFonts w:ascii="Arial" w:hAnsi="Arial" w:cs="Arial"/>
          <w:sz w:val="20"/>
          <w:szCs w:val="20"/>
        </w:rPr>
        <w:t xml:space="preserve"> entropy &gt; 0.4 were removed and re-classified using models lacking these sequences. A tail of species was obser</w:t>
      </w:r>
      <w:r w:rsidR="0091333D">
        <w:rPr>
          <w:rFonts w:ascii="Arial" w:hAnsi="Arial" w:cs="Arial"/>
          <w:sz w:val="20"/>
          <w:szCs w:val="20"/>
        </w:rPr>
        <w:t>ved above entropy of 0.4 where</w:t>
      </w:r>
      <w:r w:rsidR="008C673B">
        <w:rPr>
          <w:rFonts w:ascii="Arial" w:hAnsi="Arial" w:cs="Arial"/>
          <w:sz w:val="20"/>
          <w:szCs w:val="20"/>
        </w:rPr>
        <w:t xml:space="preserve"> species tended to have a low number of sequences with very high entropy relative to the rest of the dataset, indicating unusually high diversity</w:t>
      </w:r>
      <w:r w:rsidR="00D661DA">
        <w:rPr>
          <w:rFonts w:ascii="Arial" w:hAnsi="Arial" w:cs="Arial"/>
          <w:sz w:val="20"/>
          <w:szCs w:val="20"/>
        </w:rPr>
        <w:t>. This was a conseq</w:t>
      </w:r>
      <w:r w:rsidR="00CB7CB0">
        <w:rPr>
          <w:rFonts w:ascii="Arial" w:hAnsi="Arial" w:cs="Arial"/>
          <w:sz w:val="20"/>
          <w:szCs w:val="20"/>
        </w:rPr>
        <w:t>uence of poor taxonomic annotations from source databases</w:t>
      </w:r>
      <w:r w:rsidR="001A0A0D">
        <w:rPr>
          <w:rFonts w:ascii="Arial" w:hAnsi="Arial" w:cs="Arial"/>
          <w:sz w:val="20"/>
          <w:szCs w:val="20"/>
        </w:rPr>
        <w:t>, as evidenced by the many “_</w:t>
      </w:r>
      <w:proofErr w:type="spellStart"/>
      <w:r w:rsidR="001A0A0D">
        <w:rPr>
          <w:rFonts w:ascii="Arial" w:hAnsi="Arial" w:cs="Arial"/>
          <w:sz w:val="20"/>
          <w:szCs w:val="20"/>
        </w:rPr>
        <w:t>sp</w:t>
      </w:r>
      <w:proofErr w:type="spellEnd"/>
      <w:r w:rsidR="001A0A0D">
        <w:rPr>
          <w:rFonts w:ascii="Arial" w:hAnsi="Arial" w:cs="Arial"/>
          <w:sz w:val="20"/>
          <w:szCs w:val="20"/>
        </w:rPr>
        <w:t>” species with entropy &gt; 0.4</w:t>
      </w:r>
      <w:r w:rsidR="008267A0">
        <w:rPr>
          <w:rFonts w:ascii="Arial" w:hAnsi="Arial" w:cs="Arial"/>
          <w:sz w:val="20"/>
          <w:szCs w:val="20"/>
        </w:rPr>
        <w:t xml:space="preserve"> (</w:t>
      </w:r>
      <w:r w:rsidR="008267A0" w:rsidRPr="00A075FC">
        <w:rPr>
          <w:rFonts w:ascii="Arial" w:hAnsi="Arial" w:cs="Arial"/>
          <w:b/>
          <w:sz w:val="20"/>
          <w:szCs w:val="20"/>
        </w:rPr>
        <w:t>Figure</w:t>
      </w:r>
      <w:r w:rsidR="008267A0">
        <w:rPr>
          <w:rFonts w:ascii="Arial" w:hAnsi="Arial" w:cs="Arial"/>
          <w:sz w:val="20"/>
          <w:szCs w:val="20"/>
        </w:rPr>
        <w:t xml:space="preserve"> </w:t>
      </w:r>
      <w:r w:rsidR="005C28FE">
        <w:rPr>
          <w:rFonts w:ascii="Arial" w:hAnsi="Arial" w:cs="Arial"/>
          <w:b/>
          <w:sz w:val="20"/>
          <w:szCs w:val="20"/>
        </w:rPr>
        <w:t>S5</w:t>
      </w:r>
      <w:r w:rsidR="008267A0">
        <w:rPr>
          <w:rFonts w:ascii="Arial" w:hAnsi="Arial" w:cs="Arial"/>
          <w:sz w:val="20"/>
          <w:szCs w:val="20"/>
        </w:rPr>
        <w:t>)</w:t>
      </w:r>
      <w:r w:rsidR="00CB7CB0">
        <w:rPr>
          <w:rFonts w:ascii="Arial" w:hAnsi="Arial" w:cs="Arial"/>
          <w:sz w:val="20"/>
          <w:szCs w:val="20"/>
        </w:rPr>
        <w:t>.</w:t>
      </w:r>
      <w:r w:rsidR="0058136D">
        <w:rPr>
          <w:rFonts w:ascii="Arial" w:hAnsi="Arial" w:cs="Arial"/>
          <w:sz w:val="20"/>
          <w:szCs w:val="20"/>
        </w:rPr>
        <w:t xml:space="preserve"> </w:t>
      </w:r>
      <w:r w:rsidR="00744E25">
        <w:rPr>
          <w:rFonts w:ascii="Arial" w:hAnsi="Arial" w:cs="Arial"/>
          <w:sz w:val="20"/>
          <w:szCs w:val="20"/>
        </w:rPr>
        <w:t xml:space="preserve">Sequences </w:t>
      </w:r>
      <w:r w:rsidR="00D22CEB">
        <w:rPr>
          <w:rFonts w:ascii="Arial" w:hAnsi="Arial" w:cs="Arial"/>
          <w:sz w:val="20"/>
          <w:szCs w:val="20"/>
        </w:rPr>
        <w:t xml:space="preserve">associated with </w:t>
      </w:r>
      <w:r w:rsidR="00744E25">
        <w:rPr>
          <w:rFonts w:ascii="Arial" w:hAnsi="Arial" w:cs="Arial"/>
          <w:sz w:val="20"/>
          <w:szCs w:val="20"/>
        </w:rPr>
        <w:t>these taxa were removed</w:t>
      </w:r>
      <w:r w:rsidR="003C32F3">
        <w:rPr>
          <w:rFonts w:ascii="Arial" w:hAnsi="Arial" w:cs="Arial"/>
          <w:sz w:val="20"/>
          <w:szCs w:val="20"/>
        </w:rPr>
        <w:t>.</w:t>
      </w:r>
      <w:r w:rsidR="00744E25">
        <w:rPr>
          <w:rFonts w:ascii="Arial" w:hAnsi="Arial" w:cs="Arial"/>
          <w:sz w:val="20"/>
          <w:szCs w:val="20"/>
        </w:rPr>
        <w:t xml:space="preserve"> </w:t>
      </w:r>
      <w:r w:rsidR="00833077">
        <w:rPr>
          <w:rFonts w:ascii="Arial" w:hAnsi="Arial" w:cs="Arial"/>
          <w:b/>
          <w:sz w:val="20"/>
          <w:szCs w:val="20"/>
        </w:rPr>
        <w:t>Table 1</w:t>
      </w:r>
      <w:r w:rsidR="0063266F">
        <w:rPr>
          <w:rFonts w:ascii="Arial" w:hAnsi="Arial" w:cs="Arial"/>
          <w:b/>
          <w:sz w:val="20"/>
          <w:szCs w:val="20"/>
        </w:rPr>
        <w:t xml:space="preserve"> </w:t>
      </w:r>
      <w:r w:rsidR="0063266F">
        <w:rPr>
          <w:rFonts w:ascii="Arial" w:hAnsi="Arial" w:cs="Arial"/>
          <w:sz w:val="20"/>
          <w:szCs w:val="20"/>
        </w:rPr>
        <w:t xml:space="preserve">summarizes </w:t>
      </w:r>
      <w:r w:rsidR="00976374">
        <w:rPr>
          <w:rFonts w:ascii="Arial" w:hAnsi="Arial" w:cs="Arial"/>
          <w:sz w:val="20"/>
          <w:szCs w:val="20"/>
        </w:rPr>
        <w:t xml:space="preserve">the contents </w:t>
      </w:r>
      <w:r w:rsidR="005D5D1A">
        <w:rPr>
          <w:rFonts w:ascii="Arial" w:hAnsi="Arial" w:cs="Arial"/>
          <w:sz w:val="20"/>
          <w:szCs w:val="20"/>
        </w:rPr>
        <w:t xml:space="preserve">of </w:t>
      </w:r>
      <w:r w:rsidR="0063266F">
        <w:rPr>
          <w:rFonts w:ascii="Arial" w:hAnsi="Arial" w:cs="Arial"/>
          <w:sz w:val="20"/>
          <w:szCs w:val="20"/>
        </w:rPr>
        <w:t xml:space="preserve">each database. </w:t>
      </w:r>
    </w:p>
    <w:p w14:paraId="0B1442D7" w14:textId="77777777" w:rsidR="001219AA" w:rsidRDefault="001219AA" w:rsidP="001219AA">
      <w:pPr>
        <w:spacing w:line="360" w:lineRule="auto"/>
        <w:jc w:val="center"/>
        <w:rPr>
          <w:rFonts w:ascii="Arial" w:hAnsi="Arial" w:cs="Arial"/>
          <w:sz w:val="20"/>
          <w:szCs w:val="20"/>
        </w:rPr>
      </w:pPr>
    </w:p>
    <w:p w14:paraId="5EE0E0E0" w14:textId="3759624C" w:rsidR="001219AA" w:rsidRDefault="00833077" w:rsidP="001219AA">
      <w:pPr>
        <w:spacing w:line="360" w:lineRule="auto"/>
        <w:jc w:val="center"/>
        <w:rPr>
          <w:rFonts w:ascii="Arial" w:hAnsi="Arial" w:cs="Arial"/>
          <w:sz w:val="20"/>
          <w:szCs w:val="20"/>
        </w:rPr>
      </w:pPr>
      <w:r>
        <w:rPr>
          <w:rFonts w:ascii="Arial" w:hAnsi="Arial" w:cs="Arial"/>
          <w:sz w:val="20"/>
          <w:szCs w:val="20"/>
        </w:rPr>
        <w:t>Table 1</w:t>
      </w:r>
      <w:r w:rsidR="001219AA">
        <w:rPr>
          <w:rFonts w:ascii="Arial" w:hAnsi="Arial" w:cs="Arial"/>
          <w:sz w:val="20"/>
          <w:szCs w:val="20"/>
        </w:rPr>
        <w:t xml:space="preserve">. Summary of sequence information comprising each </w:t>
      </w:r>
      <w:proofErr w:type="spellStart"/>
      <w:r w:rsidR="00BE519D">
        <w:rPr>
          <w:rFonts w:ascii="Arial" w:hAnsi="Arial" w:cs="Arial"/>
          <w:sz w:val="20"/>
          <w:szCs w:val="20"/>
        </w:rPr>
        <w:t>speciateIT</w:t>
      </w:r>
      <w:proofErr w:type="spellEnd"/>
      <w:r w:rsidR="00BE519D">
        <w:rPr>
          <w:rFonts w:ascii="Arial" w:hAnsi="Arial" w:cs="Arial"/>
          <w:sz w:val="20"/>
          <w:szCs w:val="20"/>
        </w:rPr>
        <w:t xml:space="preserve"> </w:t>
      </w:r>
      <w:r w:rsidR="00BB6D8E">
        <w:rPr>
          <w:rFonts w:ascii="Arial" w:hAnsi="Arial" w:cs="Arial"/>
          <w:sz w:val="20"/>
          <w:szCs w:val="20"/>
        </w:rPr>
        <w:t xml:space="preserve">16S rRNA gene </w:t>
      </w:r>
      <w:r w:rsidR="00781E4C">
        <w:rPr>
          <w:rFonts w:ascii="Arial" w:hAnsi="Arial" w:cs="Arial"/>
          <w:sz w:val="20"/>
          <w:szCs w:val="20"/>
        </w:rPr>
        <w:t xml:space="preserve">sequence </w:t>
      </w:r>
      <w:r w:rsidR="00BB6D8E">
        <w:rPr>
          <w:rFonts w:ascii="Arial" w:hAnsi="Arial" w:cs="Arial"/>
          <w:sz w:val="20"/>
          <w:szCs w:val="20"/>
        </w:rPr>
        <w:t xml:space="preserve">region-specific </w:t>
      </w:r>
      <w:r w:rsidR="001219AA">
        <w:rPr>
          <w:rFonts w:ascii="Arial" w:hAnsi="Arial" w:cs="Arial"/>
          <w:sz w:val="20"/>
          <w:szCs w:val="20"/>
        </w:rPr>
        <w:t>database.</w:t>
      </w:r>
    </w:p>
    <w:tbl>
      <w:tblPr>
        <w:tblStyle w:val="TableGrid"/>
        <w:tblW w:w="0" w:type="auto"/>
        <w:jc w:val="center"/>
        <w:tblLook w:val="04A0" w:firstRow="1" w:lastRow="0" w:firstColumn="1" w:lastColumn="0" w:noHBand="0" w:noVBand="1"/>
      </w:tblPr>
      <w:tblGrid>
        <w:gridCol w:w="2526"/>
        <w:gridCol w:w="1196"/>
        <w:gridCol w:w="939"/>
        <w:gridCol w:w="1051"/>
        <w:gridCol w:w="1051"/>
      </w:tblGrid>
      <w:tr w:rsidR="001219AA" w14:paraId="07C053B1" w14:textId="77777777" w:rsidTr="001219AA">
        <w:trPr>
          <w:trHeight w:val="409"/>
          <w:jc w:val="center"/>
        </w:trPr>
        <w:tc>
          <w:tcPr>
            <w:tcW w:w="2526" w:type="dxa"/>
            <w:tcBorders>
              <w:top w:val="nil"/>
              <w:left w:val="nil"/>
              <w:bottom w:val="single" w:sz="4" w:space="0" w:color="auto"/>
              <w:right w:val="single" w:sz="4" w:space="0" w:color="auto"/>
            </w:tcBorders>
            <w:vAlign w:val="bottom"/>
          </w:tcPr>
          <w:p w14:paraId="741FD733" w14:textId="77777777" w:rsidR="001219AA" w:rsidRPr="00CA74D2" w:rsidRDefault="001219AA" w:rsidP="00602245">
            <w:pPr>
              <w:spacing w:line="360" w:lineRule="auto"/>
              <w:jc w:val="right"/>
              <w:rPr>
                <w:rFonts w:ascii="Arial" w:hAnsi="Arial" w:cs="Arial"/>
                <w:sz w:val="18"/>
                <w:szCs w:val="18"/>
              </w:rPr>
            </w:pPr>
            <w:r w:rsidRPr="00CA74D2">
              <w:rPr>
                <w:rFonts w:ascii="Arial" w:hAnsi="Arial" w:cs="Arial"/>
                <w:sz w:val="18"/>
                <w:szCs w:val="18"/>
              </w:rPr>
              <w:t>Amplicon Region</w:t>
            </w:r>
          </w:p>
        </w:tc>
        <w:tc>
          <w:tcPr>
            <w:tcW w:w="1196" w:type="dxa"/>
            <w:tcBorders>
              <w:top w:val="nil"/>
              <w:left w:val="single" w:sz="4" w:space="0" w:color="auto"/>
              <w:bottom w:val="single" w:sz="4" w:space="0" w:color="auto"/>
              <w:right w:val="single" w:sz="4" w:space="0" w:color="auto"/>
            </w:tcBorders>
            <w:vAlign w:val="bottom"/>
          </w:tcPr>
          <w:p w14:paraId="048FC56E"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Full length</w:t>
            </w:r>
          </w:p>
        </w:tc>
        <w:tc>
          <w:tcPr>
            <w:tcW w:w="939" w:type="dxa"/>
            <w:tcBorders>
              <w:top w:val="nil"/>
              <w:left w:val="single" w:sz="4" w:space="0" w:color="auto"/>
              <w:bottom w:val="single" w:sz="4" w:space="0" w:color="auto"/>
              <w:right w:val="single" w:sz="4" w:space="0" w:color="auto"/>
            </w:tcBorders>
            <w:vAlign w:val="bottom"/>
          </w:tcPr>
          <w:p w14:paraId="1A95B0DB"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V1-V3</w:t>
            </w:r>
          </w:p>
        </w:tc>
        <w:tc>
          <w:tcPr>
            <w:tcW w:w="1051" w:type="dxa"/>
            <w:tcBorders>
              <w:top w:val="nil"/>
              <w:left w:val="single" w:sz="4" w:space="0" w:color="auto"/>
              <w:bottom w:val="single" w:sz="4" w:space="0" w:color="auto"/>
              <w:right w:val="single" w:sz="4" w:space="0" w:color="auto"/>
            </w:tcBorders>
            <w:vAlign w:val="bottom"/>
          </w:tcPr>
          <w:p w14:paraId="7BAE7541"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V3-V4</w:t>
            </w:r>
          </w:p>
        </w:tc>
        <w:tc>
          <w:tcPr>
            <w:tcW w:w="1051" w:type="dxa"/>
            <w:tcBorders>
              <w:top w:val="nil"/>
              <w:left w:val="single" w:sz="4" w:space="0" w:color="auto"/>
              <w:bottom w:val="single" w:sz="4" w:space="0" w:color="auto"/>
              <w:right w:val="nil"/>
            </w:tcBorders>
            <w:vAlign w:val="bottom"/>
          </w:tcPr>
          <w:p w14:paraId="6ED54B8D"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V4</w:t>
            </w:r>
          </w:p>
        </w:tc>
      </w:tr>
      <w:tr w:rsidR="001219AA" w14:paraId="3D34AB9D" w14:textId="77777777" w:rsidTr="001219AA">
        <w:trPr>
          <w:trHeight w:val="428"/>
          <w:jc w:val="center"/>
        </w:trPr>
        <w:tc>
          <w:tcPr>
            <w:tcW w:w="2526" w:type="dxa"/>
            <w:tcBorders>
              <w:top w:val="single" w:sz="4" w:space="0" w:color="auto"/>
              <w:left w:val="nil"/>
              <w:bottom w:val="single" w:sz="4" w:space="0" w:color="auto"/>
              <w:right w:val="single" w:sz="4" w:space="0" w:color="auto"/>
            </w:tcBorders>
            <w:vAlign w:val="bottom"/>
          </w:tcPr>
          <w:p w14:paraId="78575D54" w14:textId="77777777" w:rsidR="001219AA" w:rsidRPr="00CA74D2" w:rsidRDefault="001219AA" w:rsidP="00602245">
            <w:pPr>
              <w:spacing w:line="360" w:lineRule="auto"/>
              <w:jc w:val="right"/>
              <w:rPr>
                <w:rFonts w:ascii="Arial" w:hAnsi="Arial" w:cs="Arial"/>
                <w:sz w:val="18"/>
                <w:szCs w:val="18"/>
              </w:rPr>
            </w:pPr>
            <w:r w:rsidRPr="00CA74D2">
              <w:rPr>
                <w:rFonts w:ascii="Arial" w:hAnsi="Arial" w:cs="Arial"/>
                <w:sz w:val="18"/>
                <w:szCs w:val="18"/>
              </w:rPr>
              <w:t>No. Sequences</w:t>
            </w:r>
          </w:p>
        </w:tc>
        <w:tc>
          <w:tcPr>
            <w:tcW w:w="1196" w:type="dxa"/>
            <w:tcBorders>
              <w:top w:val="single" w:sz="4" w:space="0" w:color="auto"/>
              <w:left w:val="single" w:sz="4" w:space="0" w:color="auto"/>
              <w:bottom w:val="single" w:sz="4" w:space="0" w:color="auto"/>
              <w:right w:val="single" w:sz="4" w:space="0" w:color="auto"/>
            </w:tcBorders>
            <w:vAlign w:val="bottom"/>
          </w:tcPr>
          <w:p w14:paraId="4AA449EA"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1,083,123</w:t>
            </w:r>
          </w:p>
        </w:tc>
        <w:tc>
          <w:tcPr>
            <w:tcW w:w="939" w:type="dxa"/>
            <w:tcBorders>
              <w:top w:val="single" w:sz="4" w:space="0" w:color="auto"/>
              <w:left w:val="single" w:sz="4" w:space="0" w:color="auto"/>
              <w:bottom w:val="single" w:sz="4" w:space="0" w:color="auto"/>
              <w:right w:val="single" w:sz="4" w:space="0" w:color="auto"/>
            </w:tcBorders>
            <w:vAlign w:val="bottom"/>
          </w:tcPr>
          <w:p w14:paraId="1BB46D27"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712,573</w:t>
            </w:r>
          </w:p>
        </w:tc>
        <w:tc>
          <w:tcPr>
            <w:tcW w:w="1051" w:type="dxa"/>
            <w:tcBorders>
              <w:top w:val="single" w:sz="4" w:space="0" w:color="auto"/>
              <w:left w:val="single" w:sz="4" w:space="0" w:color="auto"/>
              <w:bottom w:val="single" w:sz="4" w:space="0" w:color="auto"/>
              <w:right w:val="single" w:sz="4" w:space="0" w:color="auto"/>
            </w:tcBorders>
            <w:vAlign w:val="bottom"/>
          </w:tcPr>
          <w:p w14:paraId="73CC2E28"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823,685</w:t>
            </w:r>
          </w:p>
        </w:tc>
        <w:tc>
          <w:tcPr>
            <w:tcW w:w="1051" w:type="dxa"/>
            <w:tcBorders>
              <w:top w:val="single" w:sz="4" w:space="0" w:color="auto"/>
              <w:left w:val="single" w:sz="4" w:space="0" w:color="auto"/>
              <w:bottom w:val="single" w:sz="4" w:space="0" w:color="auto"/>
              <w:right w:val="nil"/>
            </w:tcBorders>
            <w:vAlign w:val="bottom"/>
          </w:tcPr>
          <w:p w14:paraId="7B13AF30"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823,705</w:t>
            </w:r>
          </w:p>
        </w:tc>
      </w:tr>
      <w:tr w:rsidR="001219AA" w14:paraId="12470BA8" w14:textId="77777777" w:rsidTr="001219AA">
        <w:trPr>
          <w:trHeight w:val="428"/>
          <w:jc w:val="center"/>
        </w:trPr>
        <w:tc>
          <w:tcPr>
            <w:tcW w:w="2526" w:type="dxa"/>
            <w:tcBorders>
              <w:top w:val="single" w:sz="4" w:space="0" w:color="auto"/>
              <w:left w:val="nil"/>
              <w:bottom w:val="single" w:sz="4" w:space="0" w:color="auto"/>
              <w:right w:val="single" w:sz="4" w:space="0" w:color="auto"/>
            </w:tcBorders>
            <w:vAlign w:val="bottom"/>
          </w:tcPr>
          <w:p w14:paraId="28A88485" w14:textId="77777777" w:rsidR="001219AA" w:rsidRPr="00CA74D2" w:rsidRDefault="001219AA" w:rsidP="00602245">
            <w:pPr>
              <w:spacing w:line="360" w:lineRule="auto"/>
              <w:jc w:val="right"/>
              <w:rPr>
                <w:rFonts w:ascii="Arial" w:hAnsi="Arial" w:cs="Arial"/>
                <w:sz w:val="18"/>
                <w:szCs w:val="18"/>
              </w:rPr>
            </w:pPr>
            <w:r w:rsidRPr="00CA74D2">
              <w:rPr>
                <w:rFonts w:ascii="Arial" w:hAnsi="Arial" w:cs="Arial"/>
                <w:sz w:val="18"/>
                <w:szCs w:val="18"/>
              </w:rPr>
              <w:t>Mean Length (bp)</w:t>
            </w:r>
          </w:p>
        </w:tc>
        <w:tc>
          <w:tcPr>
            <w:tcW w:w="1196" w:type="dxa"/>
            <w:tcBorders>
              <w:top w:val="single" w:sz="4" w:space="0" w:color="auto"/>
              <w:left w:val="single" w:sz="4" w:space="0" w:color="auto"/>
              <w:bottom w:val="single" w:sz="4" w:space="0" w:color="auto"/>
              <w:right w:val="single" w:sz="4" w:space="0" w:color="auto"/>
            </w:tcBorders>
            <w:vAlign w:val="bottom"/>
          </w:tcPr>
          <w:p w14:paraId="63F0BE07"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1398</w:t>
            </w:r>
          </w:p>
        </w:tc>
        <w:tc>
          <w:tcPr>
            <w:tcW w:w="939" w:type="dxa"/>
            <w:tcBorders>
              <w:top w:val="single" w:sz="4" w:space="0" w:color="auto"/>
              <w:left w:val="single" w:sz="4" w:space="0" w:color="auto"/>
              <w:bottom w:val="single" w:sz="4" w:space="0" w:color="auto"/>
              <w:right w:val="single" w:sz="4" w:space="0" w:color="auto"/>
            </w:tcBorders>
            <w:vAlign w:val="bottom"/>
          </w:tcPr>
          <w:p w14:paraId="25B6F8F9"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482.6</w:t>
            </w:r>
          </w:p>
        </w:tc>
        <w:tc>
          <w:tcPr>
            <w:tcW w:w="1051" w:type="dxa"/>
            <w:tcBorders>
              <w:top w:val="single" w:sz="4" w:space="0" w:color="auto"/>
              <w:left w:val="single" w:sz="4" w:space="0" w:color="auto"/>
              <w:bottom w:val="single" w:sz="4" w:space="0" w:color="auto"/>
              <w:right w:val="single" w:sz="4" w:space="0" w:color="auto"/>
            </w:tcBorders>
            <w:vAlign w:val="bottom"/>
          </w:tcPr>
          <w:p w14:paraId="777A278B"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420.4</w:t>
            </w:r>
          </w:p>
        </w:tc>
        <w:tc>
          <w:tcPr>
            <w:tcW w:w="1051" w:type="dxa"/>
            <w:tcBorders>
              <w:top w:val="single" w:sz="4" w:space="0" w:color="auto"/>
              <w:left w:val="single" w:sz="4" w:space="0" w:color="auto"/>
              <w:bottom w:val="single" w:sz="4" w:space="0" w:color="auto"/>
              <w:right w:val="nil"/>
            </w:tcBorders>
            <w:vAlign w:val="bottom"/>
          </w:tcPr>
          <w:p w14:paraId="244BFD74"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252.9</w:t>
            </w:r>
          </w:p>
        </w:tc>
      </w:tr>
      <w:tr w:rsidR="001219AA" w14:paraId="7BD2E08C" w14:textId="77777777" w:rsidTr="001219AA">
        <w:trPr>
          <w:trHeight w:val="428"/>
          <w:jc w:val="center"/>
        </w:trPr>
        <w:tc>
          <w:tcPr>
            <w:tcW w:w="2526" w:type="dxa"/>
            <w:tcBorders>
              <w:top w:val="single" w:sz="4" w:space="0" w:color="auto"/>
              <w:left w:val="nil"/>
              <w:bottom w:val="single" w:sz="4" w:space="0" w:color="auto"/>
              <w:right w:val="single" w:sz="4" w:space="0" w:color="auto"/>
            </w:tcBorders>
            <w:vAlign w:val="bottom"/>
          </w:tcPr>
          <w:p w14:paraId="4A96EE91" w14:textId="77777777" w:rsidR="001219AA" w:rsidRPr="00CA74D2" w:rsidRDefault="001219AA" w:rsidP="00602245">
            <w:pPr>
              <w:spacing w:line="360" w:lineRule="auto"/>
              <w:jc w:val="right"/>
              <w:rPr>
                <w:rFonts w:ascii="Arial" w:hAnsi="Arial" w:cs="Arial"/>
                <w:sz w:val="18"/>
                <w:szCs w:val="18"/>
              </w:rPr>
            </w:pPr>
            <w:r w:rsidRPr="00CA74D2">
              <w:rPr>
                <w:rFonts w:ascii="Arial" w:hAnsi="Arial" w:cs="Arial"/>
                <w:sz w:val="18"/>
                <w:szCs w:val="18"/>
              </w:rPr>
              <w:t>No. NR Sequences</w:t>
            </w:r>
          </w:p>
        </w:tc>
        <w:tc>
          <w:tcPr>
            <w:tcW w:w="1196" w:type="dxa"/>
            <w:tcBorders>
              <w:top w:val="single" w:sz="4" w:space="0" w:color="auto"/>
              <w:left w:val="single" w:sz="4" w:space="0" w:color="auto"/>
              <w:bottom w:val="single" w:sz="4" w:space="0" w:color="auto"/>
              <w:right w:val="single" w:sz="4" w:space="0" w:color="auto"/>
            </w:tcBorders>
            <w:vAlign w:val="bottom"/>
          </w:tcPr>
          <w:p w14:paraId="1B4B15E8"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823,931</w:t>
            </w:r>
          </w:p>
        </w:tc>
        <w:tc>
          <w:tcPr>
            <w:tcW w:w="939" w:type="dxa"/>
            <w:tcBorders>
              <w:top w:val="single" w:sz="4" w:space="0" w:color="auto"/>
              <w:left w:val="single" w:sz="4" w:space="0" w:color="auto"/>
              <w:bottom w:val="single" w:sz="4" w:space="0" w:color="auto"/>
              <w:right w:val="single" w:sz="4" w:space="0" w:color="auto"/>
            </w:tcBorders>
            <w:vAlign w:val="bottom"/>
          </w:tcPr>
          <w:p w14:paraId="2A9427F8" w14:textId="77777777" w:rsidR="001219AA" w:rsidRPr="00CA74D2" w:rsidRDefault="001219AA" w:rsidP="00602245">
            <w:pPr>
              <w:spacing w:line="360" w:lineRule="auto"/>
              <w:jc w:val="center"/>
              <w:rPr>
                <w:rFonts w:ascii="Arial" w:hAnsi="Arial" w:cs="Arial"/>
                <w:sz w:val="18"/>
                <w:szCs w:val="18"/>
              </w:rPr>
            </w:pPr>
            <w:r>
              <w:rPr>
                <w:rFonts w:ascii="Arial" w:hAnsi="Arial" w:cs="Arial"/>
                <w:sz w:val="18"/>
                <w:szCs w:val="18"/>
              </w:rPr>
              <w:t>389,801</w:t>
            </w:r>
          </w:p>
        </w:tc>
        <w:tc>
          <w:tcPr>
            <w:tcW w:w="1051" w:type="dxa"/>
            <w:tcBorders>
              <w:top w:val="single" w:sz="4" w:space="0" w:color="auto"/>
              <w:left w:val="single" w:sz="4" w:space="0" w:color="auto"/>
              <w:bottom w:val="single" w:sz="4" w:space="0" w:color="auto"/>
              <w:right w:val="single" w:sz="4" w:space="0" w:color="auto"/>
            </w:tcBorders>
            <w:vAlign w:val="bottom"/>
          </w:tcPr>
          <w:p w14:paraId="10CE21E6"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348,</w:t>
            </w:r>
            <w:r>
              <w:rPr>
                <w:rFonts w:ascii="Arial" w:hAnsi="Arial" w:cs="Arial"/>
                <w:sz w:val="18"/>
                <w:szCs w:val="18"/>
              </w:rPr>
              <w:t>304</w:t>
            </w:r>
          </w:p>
        </w:tc>
        <w:tc>
          <w:tcPr>
            <w:tcW w:w="1051" w:type="dxa"/>
            <w:tcBorders>
              <w:top w:val="single" w:sz="4" w:space="0" w:color="auto"/>
              <w:left w:val="single" w:sz="4" w:space="0" w:color="auto"/>
              <w:bottom w:val="single" w:sz="4" w:space="0" w:color="auto"/>
              <w:right w:val="nil"/>
            </w:tcBorders>
            <w:vAlign w:val="center"/>
          </w:tcPr>
          <w:p w14:paraId="4EF72F00" w14:textId="77777777" w:rsidR="001219AA" w:rsidRPr="00CA74D2" w:rsidRDefault="001219AA" w:rsidP="00602245">
            <w:pPr>
              <w:pStyle w:val="HTMLPreformatted"/>
              <w:jc w:val="center"/>
              <w:rPr>
                <w:rFonts w:ascii="Arial" w:hAnsi="Arial" w:cs="Arial"/>
                <w:sz w:val="18"/>
                <w:szCs w:val="18"/>
              </w:rPr>
            </w:pPr>
            <w:r>
              <w:rPr>
                <w:rFonts w:ascii="Arial" w:hAnsi="Arial" w:cs="Arial"/>
                <w:sz w:val="18"/>
                <w:szCs w:val="18"/>
              </w:rPr>
              <w:t>244,468</w:t>
            </w:r>
          </w:p>
        </w:tc>
      </w:tr>
      <w:tr w:rsidR="001219AA" w14:paraId="37846EA6" w14:textId="77777777" w:rsidTr="001219AA">
        <w:trPr>
          <w:trHeight w:val="422"/>
          <w:jc w:val="center"/>
        </w:trPr>
        <w:tc>
          <w:tcPr>
            <w:tcW w:w="2526" w:type="dxa"/>
            <w:tcBorders>
              <w:top w:val="single" w:sz="4" w:space="0" w:color="auto"/>
              <w:left w:val="nil"/>
              <w:bottom w:val="single" w:sz="4" w:space="0" w:color="auto"/>
              <w:right w:val="single" w:sz="4" w:space="0" w:color="auto"/>
            </w:tcBorders>
            <w:vAlign w:val="bottom"/>
          </w:tcPr>
          <w:p w14:paraId="63FD5AFC" w14:textId="61DA877A" w:rsidR="001219AA" w:rsidRPr="00CA74D2" w:rsidRDefault="001219AA" w:rsidP="00602245">
            <w:pPr>
              <w:spacing w:line="360" w:lineRule="auto"/>
              <w:jc w:val="right"/>
              <w:rPr>
                <w:rFonts w:ascii="Arial" w:hAnsi="Arial" w:cs="Arial"/>
                <w:sz w:val="18"/>
                <w:szCs w:val="18"/>
              </w:rPr>
            </w:pPr>
            <w:r w:rsidRPr="00CA74D2">
              <w:rPr>
                <w:rFonts w:ascii="Arial" w:hAnsi="Arial" w:cs="Arial"/>
                <w:sz w:val="18"/>
                <w:szCs w:val="18"/>
              </w:rPr>
              <w:t>No. Species Pre-Merge</w:t>
            </w:r>
            <w:r w:rsidR="003E6A00" w:rsidRPr="003E6A00">
              <w:rPr>
                <w:rFonts w:ascii="Arial" w:hAnsi="Arial" w:cs="Arial"/>
                <w:sz w:val="18"/>
                <w:szCs w:val="18"/>
                <w:vertAlign w:val="superscript"/>
              </w:rPr>
              <w:t>1</w:t>
            </w:r>
          </w:p>
        </w:tc>
        <w:tc>
          <w:tcPr>
            <w:tcW w:w="1196" w:type="dxa"/>
            <w:tcBorders>
              <w:top w:val="single" w:sz="4" w:space="0" w:color="auto"/>
              <w:left w:val="single" w:sz="4" w:space="0" w:color="auto"/>
              <w:bottom w:val="single" w:sz="4" w:space="0" w:color="auto"/>
              <w:right w:val="single" w:sz="4" w:space="0" w:color="auto"/>
            </w:tcBorders>
            <w:vAlign w:val="bottom"/>
          </w:tcPr>
          <w:p w14:paraId="099866C4"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15,977</w:t>
            </w:r>
          </w:p>
        </w:tc>
        <w:tc>
          <w:tcPr>
            <w:tcW w:w="939" w:type="dxa"/>
            <w:tcBorders>
              <w:top w:val="single" w:sz="4" w:space="0" w:color="auto"/>
              <w:left w:val="single" w:sz="4" w:space="0" w:color="auto"/>
              <w:bottom w:val="single" w:sz="4" w:space="0" w:color="auto"/>
              <w:right w:val="single" w:sz="4" w:space="0" w:color="auto"/>
            </w:tcBorders>
            <w:vAlign w:val="bottom"/>
          </w:tcPr>
          <w:p w14:paraId="36AB324A" w14:textId="77777777" w:rsidR="001219AA" w:rsidRPr="008E2F0F" w:rsidRDefault="001219AA" w:rsidP="00602245">
            <w:pPr>
              <w:spacing w:line="360" w:lineRule="auto"/>
              <w:jc w:val="center"/>
              <w:rPr>
                <w:rFonts w:ascii="Arial" w:hAnsi="Arial" w:cs="Arial"/>
                <w:sz w:val="18"/>
                <w:szCs w:val="18"/>
              </w:rPr>
            </w:pPr>
            <w:r>
              <w:rPr>
                <w:rFonts w:ascii="Arial" w:hAnsi="Arial" w:cs="Arial"/>
                <w:sz w:val="18"/>
                <w:szCs w:val="18"/>
              </w:rPr>
              <w:t>13,899</w:t>
            </w:r>
          </w:p>
        </w:tc>
        <w:tc>
          <w:tcPr>
            <w:tcW w:w="1051" w:type="dxa"/>
            <w:tcBorders>
              <w:top w:val="single" w:sz="4" w:space="0" w:color="auto"/>
              <w:left w:val="single" w:sz="4" w:space="0" w:color="auto"/>
              <w:bottom w:val="single" w:sz="4" w:space="0" w:color="auto"/>
              <w:right w:val="single" w:sz="4" w:space="0" w:color="auto"/>
            </w:tcBorders>
            <w:vAlign w:val="bottom"/>
          </w:tcPr>
          <w:p w14:paraId="60B5067D" w14:textId="77777777" w:rsidR="001219AA" w:rsidRPr="008E2F0F" w:rsidRDefault="001219AA" w:rsidP="00602245">
            <w:pPr>
              <w:spacing w:line="360" w:lineRule="auto"/>
              <w:jc w:val="center"/>
              <w:rPr>
                <w:rFonts w:ascii="Arial" w:hAnsi="Arial" w:cs="Arial"/>
                <w:sz w:val="18"/>
                <w:szCs w:val="18"/>
              </w:rPr>
            </w:pPr>
            <w:r w:rsidRPr="008E2F0F">
              <w:rPr>
                <w:rFonts w:ascii="Arial" w:hAnsi="Arial" w:cs="Arial"/>
                <w:sz w:val="18"/>
                <w:szCs w:val="18"/>
              </w:rPr>
              <w:t>15,</w:t>
            </w:r>
            <w:r>
              <w:rPr>
                <w:rFonts w:ascii="Arial" w:hAnsi="Arial" w:cs="Arial"/>
                <w:sz w:val="18"/>
                <w:szCs w:val="18"/>
              </w:rPr>
              <w:t>929</w:t>
            </w:r>
          </w:p>
        </w:tc>
        <w:tc>
          <w:tcPr>
            <w:tcW w:w="1051" w:type="dxa"/>
            <w:tcBorders>
              <w:top w:val="single" w:sz="4" w:space="0" w:color="auto"/>
              <w:left w:val="single" w:sz="4" w:space="0" w:color="auto"/>
              <w:bottom w:val="single" w:sz="4" w:space="0" w:color="auto"/>
              <w:right w:val="nil"/>
            </w:tcBorders>
            <w:vAlign w:val="bottom"/>
          </w:tcPr>
          <w:p w14:paraId="1BC6DFCD"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15,9</w:t>
            </w:r>
            <w:r>
              <w:rPr>
                <w:rFonts w:ascii="Arial" w:hAnsi="Arial" w:cs="Arial"/>
                <w:sz w:val="18"/>
                <w:szCs w:val="18"/>
              </w:rPr>
              <w:t>38</w:t>
            </w:r>
          </w:p>
        </w:tc>
      </w:tr>
      <w:tr w:rsidR="001219AA" w14:paraId="7F660773" w14:textId="77777777" w:rsidTr="001219AA">
        <w:trPr>
          <w:trHeight w:val="422"/>
          <w:jc w:val="center"/>
        </w:trPr>
        <w:tc>
          <w:tcPr>
            <w:tcW w:w="2526" w:type="dxa"/>
            <w:tcBorders>
              <w:top w:val="single" w:sz="4" w:space="0" w:color="auto"/>
              <w:left w:val="nil"/>
              <w:bottom w:val="single" w:sz="4" w:space="0" w:color="auto"/>
              <w:right w:val="single" w:sz="4" w:space="0" w:color="auto"/>
            </w:tcBorders>
            <w:vAlign w:val="bottom"/>
          </w:tcPr>
          <w:p w14:paraId="6E95B277" w14:textId="29DBD807" w:rsidR="001219AA" w:rsidRPr="00CA74D2" w:rsidRDefault="001219AA" w:rsidP="00602245">
            <w:pPr>
              <w:spacing w:line="360" w:lineRule="auto"/>
              <w:jc w:val="right"/>
              <w:rPr>
                <w:rFonts w:ascii="Arial" w:hAnsi="Arial" w:cs="Arial"/>
                <w:sz w:val="18"/>
                <w:szCs w:val="18"/>
              </w:rPr>
            </w:pPr>
            <w:r w:rsidRPr="00CA74D2">
              <w:rPr>
                <w:rFonts w:ascii="Arial" w:hAnsi="Arial" w:cs="Arial"/>
                <w:sz w:val="18"/>
                <w:szCs w:val="18"/>
              </w:rPr>
              <w:t>No. Species Post-Merge</w:t>
            </w:r>
            <w:r w:rsidR="003E6A00">
              <w:rPr>
                <w:rFonts w:ascii="Arial" w:hAnsi="Arial" w:cs="Arial"/>
                <w:sz w:val="18"/>
                <w:szCs w:val="18"/>
                <w:vertAlign w:val="superscript"/>
              </w:rPr>
              <w:t>2</w:t>
            </w:r>
          </w:p>
        </w:tc>
        <w:tc>
          <w:tcPr>
            <w:tcW w:w="1196" w:type="dxa"/>
            <w:tcBorders>
              <w:top w:val="single" w:sz="4" w:space="0" w:color="auto"/>
              <w:left w:val="single" w:sz="4" w:space="0" w:color="auto"/>
              <w:bottom w:val="single" w:sz="4" w:space="0" w:color="auto"/>
              <w:right w:val="single" w:sz="4" w:space="0" w:color="auto"/>
            </w:tcBorders>
            <w:vAlign w:val="bottom"/>
          </w:tcPr>
          <w:p w14:paraId="7FEC691A"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N/A</w:t>
            </w:r>
          </w:p>
        </w:tc>
        <w:tc>
          <w:tcPr>
            <w:tcW w:w="939" w:type="dxa"/>
            <w:tcBorders>
              <w:top w:val="single" w:sz="4" w:space="0" w:color="auto"/>
              <w:left w:val="single" w:sz="4" w:space="0" w:color="auto"/>
              <w:bottom w:val="single" w:sz="4" w:space="0" w:color="auto"/>
              <w:right w:val="single" w:sz="4" w:space="0" w:color="auto"/>
            </w:tcBorders>
            <w:vAlign w:val="bottom"/>
          </w:tcPr>
          <w:p w14:paraId="2B88FD9D" w14:textId="77777777" w:rsidR="001219AA" w:rsidRPr="00CA74D2" w:rsidRDefault="001219AA" w:rsidP="00602245">
            <w:pPr>
              <w:spacing w:line="360" w:lineRule="auto"/>
              <w:jc w:val="center"/>
              <w:rPr>
                <w:rFonts w:ascii="Arial" w:hAnsi="Arial" w:cs="Arial"/>
                <w:sz w:val="18"/>
                <w:szCs w:val="18"/>
              </w:rPr>
            </w:pPr>
            <w:r>
              <w:rPr>
                <w:rFonts w:ascii="Arial" w:hAnsi="Arial" w:cs="Arial"/>
                <w:sz w:val="18"/>
                <w:szCs w:val="18"/>
              </w:rPr>
              <w:t>12,009</w:t>
            </w:r>
          </w:p>
        </w:tc>
        <w:tc>
          <w:tcPr>
            <w:tcW w:w="1051" w:type="dxa"/>
            <w:tcBorders>
              <w:top w:val="single" w:sz="4" w:space="0" w:color="auto"/>
              <w:left w:val="single" w:sz="4" w:space="0" w:color="auto"/>
              <w:bottom w:val="single" w:sz="4" w:space="0" w:color="auto"/>
              <w:right w:val="single" w:sz="4" w:space="0" w:color="auto"/>
            </w:tcBorders>
            <w:vAlign w:val="bottom"/>
          </w:tcPr>
          <w:p w14:paraId="41762A8E"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11,</w:t>
            </w:r>
            <w:r>
              <w:rPr>
                <w:rFonts w:ascii="Arial" w:hAnsi="Arial" w:cs="Arial"/>
                <w:sz w:val="18"/>
                <w:szCs w:val="18"/>
              </w:rPr>
              <w:t>872</w:t>
            </w:r>
          </w:p>
        </w:tc>
        <w:tc>
          <w:tcPr>
            <w:tcW w:w="1051" w:type="dxa"/>
            <w:tcBorders>
              <w:top w:val="single" w:sz="4" w:space="0" w:color="auto"/>
              <w:left w:val="single" w:sz="4" w:space="0" w:color="auto"/>
              <w:bottom w:val="single" w:sz="4" w:space="0" w:color="auto"/>
              <w:right w:val="nil"/>
            </w:tcBorders>
            <w:vAlign w:val="bottom"/>
          </w:tcPr>
          <w:p w14:paraId="6D4B5E1A"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10,</w:t>
            </w:r>
            <w:r>
              <w:rPr>
                <w:rFonts w:ascii="Arial" w:hAnsi="Arial" w:cs="Arial"/>
                <w:sz w:val="18"/>
                <w:szCs w:val="18"/>
              </w:rPr>
              <w:t>371</w:t>
            </w:r>
          </w:p>
        </w:tc>
      </w:tr>
      <w:tr w:rsidR="001219AA" w14:paraId="416E9561" w14:textId="77777777" w:rsidTr="001219AA">
        <w:trPr>
          <w:trHeight w:val="422"/>
          <w:jc w:val="center"/>
        </w:trPr>
        <w:tc>
          <w:tcPr>
            <w:tcW w:w="2526" w:type="dxa"/>
            <w:tcBorders>
              <w:top w:val="single" w:sz="4" w:space="0" w:color="auto"/>
              <w:left w:val="nil"/>
              <w:bottom w:val="nil"/>
              <w:right w:val="single" w:sz="4" w:space="0" w:color="auto"/>
            </w:tcBorders>
            <w:vAlign w:val="bottom"/>
          </w:tcPr>
          <w:p w14:paraId="0838B84C" w14:textId="77777777" w:rsidR="001219AA" w:rsidRPr="00CA74D2" w:rsidRDefault="001219AA" w:rsidP="00602245">
            <w:pPr>
              <w:spacing w:line="360" w:lineRule="auto"/>
              <w:jc w:val="right"/>
              <w:rPr>
                <w:rFonts w:ascii="Arial" w:hAnsi="Arial" w:cs="Arial"/>
                <w:sz w:val="18"/>
                <w:szCs w:val="18"/>
              </w:rPr>
            </w:pPr>
            <w:r w:rsidRPr="00CA74D2">
              <w:rPr>
                <w:rFonts w:ascii="Arial" w:hAnsi="Arial" w:cs="Arial"/>
                <w:sz w:val="18"/>
                <w:szCs w:val="18"/>
              </w:rPr>
              <w:t>No. Species Clusters</w:t>
            </w:r>
          </w:p>
        </w:tc>
        <w:tc>
          <w:tcPr>
            <w:tcW w:w="1196" w:type="dxa"/>
            <w:tcBorders>
              <w:top w:val="single" w:sz="4" w:space="0" w:color="auto"/>
              <w:left w:val="single" w:sz="4" w:space="0" w:color="auto"/>
              <w:bottom w:val="nil"/>
              <w:right w:val="single" w:sz="4" w:space="0" w:color="auto"/>
            </w:tcBorders>
            <w:vAlign w:val="bottom"/>
          </w:tcPr>
          <w:p w14:paraId="0302F648" w14:textId="77777777" w:rsidR="001219AA" w:rsidRPr="00CA74D2" w:rsidRDefault="001219AA" w:rsidP="00602245">
            <w:pPr>
              <w:spacing w:line="360" w:lineRule="auto"/>
              <w:jc w:val="center"/>
              <w:rPr>
                <w:rFonts w:ascii="Arial" w:hAnsi="Arial" w:cs="Arial"/>
                <w:sz w:val="18"/>
                <w:szCs w:val="18"/>
              </w:rPr>
            </w:pPr>
            <w:r w:rsidRPr="00CA74D2">
              <w:rPr>
                <w:rFonts w:ascii="Arial" w:hAnsi="Arial" w:cs="Arial"/>
                <w:sz w:val="18"/>
                <w:szCs w:val="18"/>
              </w:rPr>
              <w:t>N/A</w:t>
            </w:r>
          </w:p>
        </w:tc>
        <w:tc>
          <w:tcPr>
            <w:tcW w:w="939" w:type="dxa"/>
            <w:tcBorders>
              <w:top w:val="single" w:sz="4" w:space="0" w:color="auto"/>
              <w:left w:val="single" w:sz="4" w:space="0" w:color="auto"/>
              <w:bottom w:val="nil"/>
              <w:right w:val="single" w:sz="4" w:space="0" w:color="auto"/>
            </w:tcBorders>
            <w:vAlign w:val="bottom"/>
          </w:tcPr>
          <w:p w14:paraId="23AEE440" w14:textId="77777777" w:rsidR="001219AA" w:rsidRPr="00CA74D2" w:rsidRDefault="001219AA" w:rsidP="00602245">
            <w:pPr>
              <w:spacing w:line="360" w:lineRule="auto"/>
              <w:jc w:val="center"/>
              <w:rPr>
                <w:rFonts w:ascii="Arial" w:hAnsi="Arial" w:cs="Arial"/>
                <w:sz w:val="18"/>
                <w:szCs w:val="18"/>
              </w:rPr>
            </w:pPr>
            <w:r>
              <w:rPr>
                <w:rFonts w:ascii="Arial" w:hAnsi="Arial" w:cs="Arial"/>
                <w:sz w:val="18"/>
                <w:szCs w:val="18"/>
              </w:rPr>
              <w:t>87</w:t>
            </w:r>
          </w:p>
        </w:tc>
        <w:tc>
          <w:tcPr>
            <w:tcW w:w="1051" w:type="dxa"/>
            <w:tcBorders>
              <w:top w:val="single" w:sz="4" w:space="0" w:color="auto"/>
              <w:left w:val="single" w:sz="4" w:space="0" w:color="auto"/>
              <w:bottom w:val="nil"/>
              <w:right w:val="single" w:sz="4" w:space="0" w:color="auto"/>
            </w:tcBorders>
            <w:vAlign w:val="bottom"/>
          </w:tcPr>
          <w:p w14:paraId="077738A8" w14:textId="77777777" w:rsidR="001219AA" w:rsidRPr="00CA74D2" w:rsidRDefault="001219AA" w:rsidP="00602245">
            <w:pPr>
              <w:spacing w:line="360" w:lineRule="auto"/>
              <w:jc w:val="center"/>
              <w:rPr>
                <w:rFonts w:ascii="Arial" w:hAnsi="Arial" w:cs="Arial"/>
                <w:sz w:val="18"/>
                <w:szCs w:val="18"/>
              </w:rPr>
            </w:pPr>
            <w:r>
              <w:rPr>
                <w:rFonts w:ascii="Arial" w:hAnsi="Arial" w:cs="Arial"/>
                <w:sz w:val="18"/>
                <w:szCs w:val="18"/>
              </w:rPr>
              <w:t>287</w:t>
            </w:r>
          </w:p>
        </w:tc>
        <w:tc>
          <w:tcPr>
            <w:tcW w:w="1051" w:type="dxa"/>
            <w:tcBorders>
              <w:top w:val="single" w:sz="4" w:space="0" w:color="auto"/>
              <w:left w:val="single" w:sz="4" w:space="0" w:color="auto"/>
              <w:bottom w:val="nil"/>
              <w:right w:val="nil"/>
            </w:tcBorders>
            <w:vAlign w:val="bottom"/>
          </w:tcPr>
          <w:p w14:paraId="03C54181" w14:textId="77777777" w:rsidR="001219AA" w:rsidRPr="00CA74D2" w:rsidRDefault="001219AA" w:rsidP="00602245">
            <w:pPr>
              <w:spacing w:line="360" w:lineRule="auto"/>
              <w:jc w:val="center"/>
              <w:rPr>
                <w:rFonts w:ascii="Arial" w:hAnsi="Arial" w:cs="Arial"/>
                <w:sz w:val="18"/>
                <w:szCs w:val="18"/>
              </w:rPr>
            </w:pPr>
            <w:r>
              <w:rPr>
                <w:rFonts w:ascii="Arial" w:hAnsi="Arial" w:cs="Arial"/>
                <w:sz w:val="18"/>
                <w:szCs w:val="18"/>
              </w:rPr>
              <w:t>433</w:t>
            </w:r>
          </w:p>
        </w:tc>
      </w:tr>
    </w:tbl>
    <w:p w14:paraId="773311FC" w14:textId="7E5262DC" w:rsidR="001219AA" w:rsidRDefault="003E6A00" w:rsidP="0058136D">
      <w:pPr>
        <w:spacing w:line="360" w:lineRule="auto"/>
        <w:ind w:firstLine="720"/>
        <w:rPr>
          <w:rFonts w:ascii="Arial" w:hAnsi="Arial" w:cs="Arial"/>
          <w:sz w:val="18"/>
          <w:szCs w:val="18"/>
        </w:rPr>
      </w:pPr>
      <w:r w:rsidRPr="003E6A00">
        <w:rPr>
          <w:rFonts w:ascii="Arial" w:hAnsi="Arial" w:cs="Arial"/>
          <w:sz w:val="18"/>
          <w:szCs w:val="18"/>
          <w:vertAlign w:val="superscript"/>
        </w:rPr>
        <w:t>1</w:t>
      </w:r>
      <w:r>
        <w:rPr>
          <w:rFonts w:ascii="Arial" w:hAnsi="Arial" w:cs="Arial"/>
          <w:sz w:val="18"/>
          <w:szCs w:val="18"/>
        </w:rPr>
        <w:t>Number of species prior to taxonomic adjustment due to sequence truncation</w:t>
      </w:r>
      <w:r w:rsidR="00D05871">
        <w:rPr>
          <w:rFonts w:ascii="Arial" w:hAnsi="Arial" w:cs="Arial"/>
          <w:sz w:val="18"/>
          <w:szCs w:val="18"/>
        </w:rPr>
        <w:t xml:space="preserve"> to indicated variable region(s)</w:t>
      </w:r>
    </w:p>
    <w:p w14:paraId="51466890" w14:textId="7EB7E4B0" w:rsidR="003E6A00" w:rsidRPr="003E6A00" w:rsidRDefault="003E6A00" w:rsidP="0058136D">
      <w:pPr>
        <w:spacing w:line="360" w:lineRule="auto"/>
        <w:ind w:firstLine="720"/>
        <w:rPr>
          <w:rFonts w:ascii="Arial" w:hAnsi="Arial" w:cs="Arial"/>
          <w:sz w:val="20"/>
          <w:szCs w:val="20"/>
        </w:rPr>
      </w:pPr>
      <w:r>
        <w:rPr>
          <w:rFonts w:ascii="Arial" w:hAnsi="Arial" w:cs="Arial"/>
          <w:sz w:val="18"/>
          <w:szCs w:val="18"/>
          <w:vertAlign w:val="superscript"/>
        </w:rPr>
        <w:t>2</w:t>
      </w:r>
      <w:r>
        <w:rPr>
          <w:rFonts w:ascii="Arial" w:hAnsi="Arial" w:cs="Arial"/>
          <w:sz w:val="18"/>
          <w:szCs w:val="18"/>
        </w:rPr>
        <w:t xml:space="preserve">Number of species after taxonomic adjustment due to </w:t>
      </w:r>
      <w:r w:rsidR="00D05871">
        <w:rPr>
          <w:rFonts w:ascii="Arial" w:hAnsi="Arial" w:cs="Arial"/>
          <w:sz w:val="18"/>
          <w:szCs w:val="18"/>
        </w:rPr>
        <w:t>sequence truncation to indicated variable region(s)</w:t>
      </w:r>
    </w:p>
    <w:p w14:paraId="7E4B272B" w14:textId="77777777" w:rsidR="00BE519D" w:rsidRDefault="00BE519D" w:rsidP="008040DA">
      <w:pPr>
        <w:spacing w:line="360" w:lineRule="auto"/>
        <w:rPr>
          <w:rFonts w:ascii="Arial" w:hAnsi="Arial" w:cs="Arial"/>
          <w:i/>
          <w:sz w:val="20"/>
          <w:szCs w:val="20"/>
        </w:rPr>
      </w:pPr>
    </w:p>
    <w:p w14:paraId="1BC27039" w14:textId="67608E97" w:rsidR="008040DA" w:rsidRDefault="00141921" w:rsidP="008040DA">
      <w:pPr>
        <w:spacing w:line="360" w:lineRule="auto"/>
        <w:rPr>
          <w:rFonts w:ascii="Arial" w:hAnsi="Arial" w:cs="Arial"/>
          <w:i/>
          <w:sz w:val="20"/>
          <w:szCs w:val="20"/>
        </w:rPr>
      </w:pPr>
      <w:r>
        <w:rPr>
          <w:rFonts w:ascii="Arial" w:hAnsi="Arial" w:cs="Arial"/>
          <w:i/>
          <w:sz w:val="20"/>
          <w:szCs w:val="20"/>
        </w:rPr>
        <w:lastRenderedPageBreak/>
        <w:t xml:space="preserve">Adjusting </w:t>
      </w:r>
      <w:r w:rsidR="004C3B67">
        <w:rPr>
          <w:rFonts w:ascii="Arial" w:hAnsi="Arial" w:cs="Arial"/>
          <w:i/>
          <w:sz w:val="20"/>
          <w:szCs w:val="20"/>
        </w:rPr>
        <w:t>taxon</w:t>
      </w:r>
      <w:r>
        <w:rPr>
          <w:rFonts w:ascii="Arial" w:hAnsi="Arial" w:cs="Arial"/>
          <w:i/>
          <w:sz w:val="20"/>
          <w:szCs w:val="20"/>
        </w:rPr>
        <w:t>omic</w:t>
      </w:r>
      <w:r w:rsidR="004C3B67">
        <w:rPr>
          <w:rFonts w:ascii="Arial" w:hAnsi="Arial" w:cs="Arial"/>
          <w:i/>
          <w:sz w:val="20"/>
          <w:szCs w:val="20"/>
        </w:rPr>
        <w:t xml:space="preserve"> resolution for 16S rRNA gene </w:t>
      </w:r>
      <w:r w:rsidR="00DD55B5">
        <w:rPr>
          <w:rFonts w:ascii="Arial" w:hAnsi="Arial" w:cs="Arial"/>
          <w:i/>
          <w:sz w:val="20"/>
          <w:szCs w:val="20"/>
        </w:rPr>
        <w:t xml:space="preserve">sequence </w:t>
      </w:r>
      <w:r w:rsidR="004C3B67">
        <w:rPr>
          <w:rFonts w:ascii="Arial" w:hAnsi="Arial" w:cs="Arial"/>
          <w:i/>
          <w:sz w:val="20"/>
          <w:szCs w:val="20"/>
        </w:rPr>
        <w:t>region</w:t>
      </w:r>
      <w:r w:rsidR="00DD55B5">
        <w:rPr>
          <w:rFonts w:ascii="Arial" w:hAnsi="Arial" w:cs="Arial"/>
          <w:i/>
          <w:sz w:val="20"/>
          <w:szCs w:val="20"/>
        </w:rPr>
        <w:t>-specific</w:t>
      </w:r>
      <w:r w:rsidR="004C3B67">
        <w:rPr>
          <w:rFonts w:ascii="Arial" w:hAnsi="Arial" w:cs="Arial"/>
          <w:i/>
          <w:sz w:val="20"/>
          <w:szCs w:val="20"/>
        </w:rPr>
        <w:t xml:space="preserve"> datasets</w:t>
      </w:r>
    </w:p>
    <w:p w14:paraId="39729DFE" w14:textId="25ED3A17" w:rsidR="00685768" w:rsidRDefault="00685768" w:rsidP="008040DA">
      <w:pPr>
        <w:spacing w:line="360" w:lineRule="auto"/>
        <w:ind w:firstLine="720"/>
        <w:rPr>
          <w:rFonts w:ascii="Arial" w:hAnsi="Arial" w:cs="Arial"/>
          <w:sz w:val="20"/>
          <w:szCs w:val="20"/>
        </w:rPr>
      </w:pPr>
      <w:r>
        <w:rPr>
          <w:rFonts w:ascii="Arial" w:hAnsi="Arial" w:cs="Arial"/>
          <w:sz w:val="20"/>
          <w:szCs w:val="20"/>
        </w:rPr>
        <w:t>A loss in taxon</w:t>
      </w:r>
      <w:r w:rsidR="00141921">
        <w:rPr>
          <w:rFonts w:ascii="Arial" w:hAnsi="Arial" w:cs="Arial"/>
          <w:sz w:val="20"/>
          <w:szCs w:val="20"/>
        </w:rPr>
        <w:t>omic</w:t>
      </w:r>
      <w:r>
        <w:rPr>
          <w:rFonts w:ascii="Arial" w:hAnsi="Arial" w:cs="Arial"/>
          <w:sz w:val="20"/>
          <w:szCs w:val="20"/>
        </w:rPr>
        <w:t xml:space="preserve"> resolution is expected when trimming full-length 16S rRNA gene sequences to any variable region. If </w:t>
      </w:r>
      <w:r w:rsidR="0092642A">
        <w:rPr>
          <w:rFonts w:ascii="Arial" w:hAnsi="Arial" w:cs="Arial"/>
          <w:sz w:val="20"/>
          <w:szCs w:val="20"/>
        </w:rPr>
        <w:t>species</w:t>
      </w:r>
      <w:r>
        <w:rPr>
          <w:rFonts w:ascii="Arial" w:hAnsi="Arial" w:cs="Arial"/>
          <w:sz w:val="20"/>
          <w:szCs w:val="20"/>
        </w:rPr>
        <w:t xml:space="preserve"> can no longer be distinguished due to truncation, then sequence misclassification </w:t>
      </w:r>
      <w:ins w:id="78" w:author="Gajer, Pawel" w:date="2022-05-26T11:00:00Z">
        <w:r w:rsidR="00491440">
          <w:rPr>
            <w:rFonts w:ascii="Arial" w:hAnsi="Arial" w:cs="Arial"/>
            <w:sz w:val="20"/>
            <w:szCs w:val="20"/>
          </w:rPr>
          <w:t xml:space="preserve">or ambiguity </w:t>
        </w:r>
      </w:ins>
      <w:r>
        <w:rPr>
          <w:rFonts w:ascii="Arial" w:hAnsi="Arial" w:cs="Arial"/>
          <w:sz w:val="20"/>
          <w:szCs w:val="20"/>
        </w:rPr>
        <w:t xml:space="preserve">is </w:t>
      </w:r>
      <w:del w:id="79" w:author="Gajer, Pawel" w:date="2022-05-26T11:00:00Z">
        <w:r w:rsidDel="00491440">
          <w:rPr>
            <w:rFonts w:ascii="Arial" w:hAnsi="Arial" w:cs="Arial"/>
            <w:sz w:val="20"/>
            <w:szCs w:val="20"/>
          </w:rPr>
          <w:delText>expected</w:delText>
        </w:r>
      </w:del>
      <w:ins w:id="80" w:author="Gajer, Pawel" w:date="2022-05-26T11:00:00Z">
        <w:r w:rsidR="00491440">
          <w:rPr>
            <w:rFonts w:ascii="Arial" w:hAnsi="Arial" w:cs="Arial"/>
            <w:sz w:val="20"/>
            <w:szCs w:val="20"/>
          </w:rPr>
          <w:t>unavoidable</w:t>
        </w:r>
      </w:ins>
      <w:r>
        <w:rPr>
          <w:rFonts w:ascii="Arial" w:hAnsi="Arial" w:cs="Arial"/>
          <w:sz w:val="20"/>
          <w:szCs w:val="20"/>
        </w:rPr>
        <w:t xml:space="preserve">. </w:t>
      </w:r>
      <w:commentRangeStart w:id="81"/>
      <w:r w:rsidR="00323525">
        <w:rPr>
          <w:rFonts w:ascii="Arial" w:hAnsi="Arial" w:cs="Arial"/>
          <w:sz w:val="20"/>
          <w:szCs w:val="20"/>
        </w:rPr>
        <w:t>We captured this misclassification by self-classifying each databases’ sequence</w:t>
      </w:r>
      <w:commentRangeEnd w:id="81"/>
      <w:r w:rsidR="00AA7B73">
        <w:rPr>
          <w:rStyle w:val="CommentReference"/>
        </w:rPr>
        <w:commentReference w:id="81"/>
      </w:r>
      <w:del w:id="82" w:author="Gajer, Pawel" w:date="2022-05-26T11:06:00Z">
        <w:r w:rsidR="00323525" w:rsidDel="00AA7B73">
          <w:rPr>
            <w:rFonts w:ascii="Arial" w:hAnsi="Arial" w:cs="Arial"/>
            <w:sz w:val="20"/>
            <w:szCs w:val="20"/>
          </w:rPr>
          <w:delText>s</w:delText>
        </w:r>
      </w:del>
      <w:r w:rsidR="00323525">
        <w:rPr>
          <w:rFonts w:ascii="Arial" w:hAnsi="Arial" w:cs="Arial"/>
          <w:sz w:val="20"/>
          <w:szCs w:val="20"/>
        </w:rPr>
        <w:t xml:space="preserve"> (using models built from </w:t>
      </w:r>
      <w:r w:rsidR="00112906">
        <w:rPr>
          <w:rFonts w:ascii="Arial" w:hAnsi="Arial" w:cs="Arial"/>
          <w:sz w:val="20"/>
          <w:szCs w:val="20"/>
        </w:rPr>
        <w:t>those</w:t>
      </w:r>
      <w:r w:rsidR="00323525">
        <w:rPr>
          <w:rFonts w:ascii="Arial" w:hAnsi="Arial" w:cs="Arial"/>
          <w:sz w:val="20"/>
          <w:szCs w:val="20"/>
        </w:rPr>
        <w:t xml:space="preserve"> sequences</w:t>
      </w:r>
      <w:r w:rsidR="00A72A06">
        <w:rPr>
          <w:rFonts w:ascii="Arial" w:hAnsi="Arial" w:cs="Arial"/>
          <w:sz w:val="20"/>
          <w:szCs w:val="20"/>
        </w:rPr>
        <w:t xml:space="preserve"> with 10% error thresholds</w:t>
      </w:r>
      <w:r w:rsidR="007E4371">
        <w:rPr>
          <w:rFonts w:ascii="Arial" w:hAnsi="Arial" w:cs="Arial"/>
          <w:sz w:val="20"/>
          <w:szCs w:val="20"/>
        </w:rPr>
        <w:t xml:space="preserve">). Species </w:t>
      </w:r>
      <w:r w:rsidR="0026634B">
        <w:rPr>
          <w:rFonts w:ascii="Arial" w:hAnsi="Arial" w:cs="Arial"/>
          <w:sz w:val="20"/>
          <w:szCs w:val="20"/>
        </w:rPr>
        <w:t>annotations</w:t>
      </w:r>
      <w:r w:rsidR="007E4371">
        <w:rPr>
          <w:rFonts w:ascii="Arial" w:hAnsi="Arial" w:cs="Arial"/>
          <w:sz w:val="20"/>
          <w:szCs w:val="20"/>
        </w:rPr>
        <w:t xml:space="preserve"> were </w:t>
      </w:r>
      <w:r w:rsidR="0026634B">
        <w:rPr>
          <w:rFonts w:ascii="Arial" w:hAnsi="Arial" w:cs="Arial"/>
          <w:sz w:val="20"/>
          <w:szCs w:val="20"/>
        </w:rPr>
        <w:t>updated</w:t>
      </w:r>
      <w:r w:rsidR="007E4371">
        <w:rPr>
          <w:rFonts w:ascii="Arial" w:hAnsi="Arial" w:cs="Arial"/>
          <w:sz w:val="20"/>
          <w:szCs w:val="20"/>
        </w:rPr>
        <w:t xml:space="preserve"> using </w:t>
      </w:r>
      <w:r w:rsidR="00493776">
        <w:rPr>
          <w:rFonts w:ascii="Arial" w:hAnsi="Arial" w:cs="Arial"/>
          <w:sz w:val="20"/>
          <w:szCs w:val="20"/>
        </w:rPr>
        <w:t>custom script</w:t>
      </w:r>
      <w:r w:rsidR="000720D9">
        <w:rPr>
          <w:rFonts w:ascii="Arial" w:hAnsi="Arial" w:cs="Arial"/>
          <w:sz w:val="20"/>
          <w:szCs w:val="20"/>
        </w:rPr>
        <w:t>s</w:t>
      </w:r>
      <w:r w:rsidR="00493776">
        <w:rPr>
          <w:rFonts w:ascii="Arial" w:hAnsi="Arial" w:cs="Arial"/>
          <w:sz w:val="20"/>
          <w:szCs w:val="20"/>
        </w:rPr>
        <w:t xml:space="preserve"> merge_models.pl</w:t>
      </w:r>
      <w:r w:rsidR="000720D9">
        <w:rPr>
          <w:rFonts w:ascii="Arial" w:hAnsi="Arial" w:cs="Arial"/>
          <w:sz w:val="20"/>
          <w:szCs w:val="20"/>
        </w:rPr>
        <w:t xml:space="preserve"> &amp; merging.pl</w:t>
      </w:r>
      <w:r w:rsidR="00895AFE">
        <w:rPr>
          <w:rFonts w:ascii="Arial" w:hAnsi="Arial" w:cs="Arial"/>
          <w:sz w:val="20"/>
          <w:szCs w:val="20"/>
        </w:rPr>
        <w:t xml:space="preserve">. Here, misclassified sequences </w:t>
      </w:r>
      <w:r w:rsidR="000668A2">
        <w:rPr>
          <w:rFonts w:ascii="Arial" w:hAnsi="Arial" w:cs="Arial"/>
          <w:sz w:val="20"/>
          <w:szCs w:val="20"/>
        </w:rPr>
        <w:t>were</w:t>
      </w:r>
      <w:r w:rsidR="00895AFE">
        <w:rPr>
          <w:rFonts w:ascii="Arial" w:hAnsi="Arial" w:cs="Arial"/>
          <w:sz w:val="20"/>
          <w:szCs w:val="20"/>
        </w:rPr>
        <w:t xml:space="preserve"> evaluated based on the</w:t>
      </w:r>
      <w:r w:rsidR="002F74AD">
        <w:rPr>
          <w:rFonts w:ascii="Arial" w:hAnsi="Arial" w:cs="Arial"/>
          <w:sz w:val="20"/>
          <w:szCs w:val="20"/>
        </w:rPr>
        <w:t>ir</w:t>
      </w:r>
      <w:r w:rsidR="00895AFE">
        <w:rPr>
          <w:rFonts w:ascii="Arial" w:hAnsi="Arial" w:cs="Arial"/>
          <w:sz w:val="20"/>
          <w:szCs w:val="20"/>
        </w:rPr>
        <w:t xml:space="preserve"> reference species</w:t>
      </w:r>
      <w:r w:rsidR="002F74AD">
        <w:rPr>
          <w:rFonts w:ascii="Arial" w:hAnsi="Arial" w:cs="Arial"/>
          <w:sz w:val="20"/>
          <w:szCs w:val="20"/>
        </w:rPr>
        <w:t>,</w:t>
      </w:r>
      <w:r w:rsidR="00895AFE">
        <w:rPr>
          <w:rFonts w:ascii="Arial" w:hAnsi="Arial" w:cs="Arial"/>
          <w:sz w:val="20"/>
          <w:szCs w:val="20"/>
        </w:rPr>
        <w:t xml:space="preserve"> </w:t>
      </w:r>
      <w:r w:rsidR="002F74AD">
        <w:rPr>
          <w:rFonts w:ascii="Arial" w:hAnsi="Arial" w:cs="Arial"/>
          <w:sz w:val="20"/>
          <w:szCs w:val="20"/>
        </w:rPr>
        <w:t>their</w:t>
      </w:r>
      <w:r w:rsidR="00895AFE">
        <w:rPr>
          <w:rFonts w:ascii="Arial" w:hAnsi="Arial" w:cs="Arial"/>
          <w:sz w:val="20"/>
          <w:szCs w:val="20"/>
        </w:rPr>
        <w:t xml:space="preserve"> classified </w:t>
      </w:r>
      <w:r w:rsidR="00524EC3">
        <w:rPr>
          <w:rFonts w:ascii="Arial" w:hAnsi="Arial" w:cs="Arial"/>
          <w:sz w:val="20"/>
          <w:szCs w:val="20"/>
        </w:rPr>
        <w:t>species</w:t>
      </w:r>
      <w:r w:rsidR="00895AFE">
        <w:rPr>
          <w:rFonts w:ascii="Arial" w:hAnsi="Arial" w:cs="Arial"/>
          <w:sz w:val="20"/>
          <w:szCs w:val="20"/>
        </w:rPr>
        <w:t>, and the total number of sequences from the reference species that were misclassified to t</w:t>
      </w:r>
      <w:r w:rsidR="00DF1ED8">
        <w:rPr>
          <w:rFonts w:ascii="Arial" w:hAnsi="Arial" w:cs="Arial"/>
          <w:sz w:val="20"/>
          <w:szCs w:val="20"/>
        </w:rPr>
        <w:t xml:space="preserve">he classified species. </w:t>
      </w:r>
      <w:commentRangeStart w:id="83"/>
      <w:r w:rsidR="00DF1ED8">
        <w:rPr>
          <w:rFonts w:ascii="Arial" w:hAnsi="Arial" w:cs="Arial"/>
          <w:sz w:val="20"/>
          <w:szCs w:val="20"/>
        </w:rPr>
        <w:t>If &gt;5</w:t>
      </w:r>
      <w:r w:rsidR="00895AFE">
        <w:rPr>
          <w:rFonts w:ascii="Arial" w:hAnsi="Arial" w:cs="Arial"/>
          <w:sz w:val="20"/>
          <w:szCs w:val="20"/>
        </w:rPr>
        <w:t>% of a reference species sequences were</w:t>
      </w:r>
      <w:r w:rsidR="007C5825">
        <w:rPr>
          <w:rFonts w:ascii="Arial" w:hAnsi="Arial" w:cs="Arial"/>
          <w:sz w:val="20"/>
          <w:szCs w:val="20"/>
        </w:rPr>
        <w:t xml:space="preserve"> misclassified to another</w:t>
      </w:r>
      <w:r w:rsidR="00895AFE">
        <w:rPr>
          <w:rFonts w:ascii="Arial" w:hAnsi="Arial" w:cs="Arial"/>
          <w:sz w:val="20"/>
          <w:szCs w:val="20"/>
        </w:rPr>
        <w:t xml:space="preserve"> species</w:t>
      </w:r>
      <w:r w:rsidR="007C5825">
        <w:rPr>
          <w:rFonts w:ascii="Arial" w:hAnsi="Arial" w:cs="Arial"/>
          <w:sz w:val="20"/>
          <w:szCs w:val="20"/>
        </w:rPr>
        <w:t xml:space="preserve"> in the same genus</w:t>
      </w:r>
      <w:r w:rsidR="00895AFE">
        <w:rPr>
          <w:rFonts w:ascii="Arial" w:hAnsi="Arial" w:cs="Arial"/>
          <w:sz w:val="20"/>
          <w:szCs w:val="20"/>
        </w:rPr>
        <w:t>, all of the sequences from both species were re</w:t>
      </w:r>
      <w:r w:rsidR="006007A5">
        <w:rPr>
          <w:rFonts w:ascii="Arial" w:hAnsi="Arial" w:cs="Arial"/>
          <w:sz w:val="20"/>
          <w:szCs w:val="20"/>
        </w:rPr>
        <w:t>-annotated as Species1_Species2</w:t>
      </w:r>
      <w:commentRangeEnd w:id="83"/>
      <w:r w:rsidR="00491440">
        <w:rPr>
          <w:rStyle w:val="CommentReference"/>
        </w:rPr>
        <w:commentReference w:id="83"/>
      </w:r>
      <w:r w:rsidR="006007A5">
        <w:rPr>
          <w:rFonts w:ascii="Arial" w:hAnsi="Arial" w:cs="Arial"/>
          <w:sz w:val="20"/>
          <w:szCs w:val="20"/>
        </w:rPr>
        <w:t xml:space="preserve">, </w:t>
      </w:r>
      <w:r w:rsidR="00C60472">
        <w:rPr>
          <w:rFonts w:ascii="Arial" w:hAnsi="Arial" w:cs="Arial"/>
          <w:sz w:val="20"/>
          <w:szCs w:val="20"/>
        </w:rPr>
        <w:t xml:space="preserve">resulting </w:t>
      </w:r>
      <w:r w:rsidR="006007A5">
        <w:rPr>
          <w:rFonts w:ascii="Arial" w:hAnsi="Arial" w:cs="Arial"/>
          <w:sz w:val="20"/>
          <w:szCs w:val="20"/>
        </w:rPr>
        <w:t>in a single model.</w:t>
      </w:r>
      <w:r w:rsidR="00E10829">
        <w:rPr>
          <w:rFonts w:ascii="Arial" w:hAnsi="Arial" w:cs="Arial"/>
          <w:sz w:val="20"/>
          <w:szCs w:val="20"/>
        </w:rPr>
        <w:t xml:space="preserve"> Often, multiple species were not distinguishable using particular variable regions. When these concatenated species names exceed</w:t>
      </w:r>
      <w:r w:rsidR="00DF1ED8">
        <w:rPr>
          <w:rFonts w:ascii="Arial" w:hAnsi="Arial" w:cs="Arial"/>
          <w:sz w:val="20"/>
          <w:szCs w:val="20"/>
        </w:rPr>
        <w:t>ed</w:t>
      </w:r>
      <w:r w:rsidR="00E10829">
        <w:rPr>
          <w:rFonts w:ascii="Arial" w:hAnsi="Arial" w:cs="Arial"/>
          <w:sz w:val="20"/>
          <w:szCs w:val="20"/>
        </w:rPr>
        <w:t xml:space="preserve"> 100 characters, the names were replaced with a cluster number, and a cluster table is provided for each database which indicates the species </w:t>
      </w:r>
      <w:r w:rsidR="00524EC3">
        <w:rPr>
          <w:rFonts w:ascii="Arial" w:hAnsi="Arial" w:cs="Arial"/>
          <w:sz w:val="20"/>
          <w:szCs w:val="20"/>
        </w:rPr>
        <w:t>comprising</w:t>
      </w:r>
      <w:r w:rsidR="00E10829">
        <w:rPr>
          <w:rFonts w:ascii="Arial" w:hAnsi="Arial" w:cs="Arial"/>
          <w:sz w:val="20"/>
          <w:szCs w:val="20"/>
        </w:rPr>
        <w:t xml:space="preserve"> that cluster.</w:t>
      </w:r>
    </w:p>
    <w:p w14:paraId="457C926A" w14:textId="77777777" w:rsidR="00F67336" w:rsidRDefault="00F67336" w:rsidP="008040DA">
      <w:pPr>
        <w:spacing w:line="360" w:lineRule="auto"/>
        <w:ind w:firstLine="720"/>
        <w:rPr>
          <w:rFonts w:ascii="Arial" w:hAnsi="Arial" w:cs="Arial"/>
          <w:sz w:val="20"/>
          <w:szCs w:val="20"/>
        </w:rPr>
      </w:pPr>
    </w:p>
    <w:p w14:paraId="1669F1C9" w14:textId="4FDB337E" w:rsidR="00C75B74" w:rsidRPr="00C75B74" w:rsidRDefault="00C75B74" w:rsidP="00C75B74">
      <w:pPr>
        <w:spacing w:line="360" w:lineRule="auto"/>
        <w:rPr>
          <w:rFonts w:ascii="Arial" w:hAnsi="Arial" w:cs="Arial"/>
          <w:i/>
          <w:sz w:val="20"/>
          <w:szCs w:val="20"/>
        </w:rPr>
      </w:pPr>
      <w:r>
        <w:rPr>
          <w:rFonts w:ascii="Arial" w:hAnsi="Arial" w:cs="Arial"/>
          <w:i/>
          <w:sz w:val="20"/>
          <w:szCs w:val="20"/>
        </w:rPr>
        <w:t>Testing classification accuracy of known and novel sequences</w:t>
      </w:r>
    </w:p>
    <w:p w14:paraId="4A7B11FD" w14:textId="7B1CCA8F" w:rsidR="00C75B74" w:rsidRDefault="00B23A18" w:rsidP="00C75B74">
      <w:pPr>
        <w:spacing w:line="360" w:lineRule="auto"/>
        <w:ind w:firstLine="720"/>
        <w:rPr>
          <w:rFonts w:ascii="Arial" w:hAnsi="Arial" w:cs="Arial"/>
          <w:sz w:val="20"/>
          <w:szCs w:val="20"/>
        </w:rPr>
      </w:pPr>
      <w:commentRangeStart w:id="84"/>
      <w:r>
        <w:rPr>
          <w:rFonts w:ascii="Arial" w:hAnsi="Arial" w:cs="Arial"/>
          <w:sz w:val="20"/>
          <w:szCs w:val="20"/>
        </w:rPr>
        <w:t>To determine the accuracy of classification of known sequences, the sequences from the V1-V3, V3-V4, and V4 databases were classified using their own models</w:t>
      </w:r>
      <w:r w:rsidR="00CB1D7F">
        <w:rPr>
          <w:rFonts w:ascii="Arial" w:hAnsi="Arial" w:cs="Arial"/>
          <w:sz w:val="20"/>
          <w:szCs w:val="20"/>
        </w:rPr>
        <w:t xml:space="preserve"> without classification error thresholds, which forced all sequences to </w:t>
      </w:r>
      <w:r w:rsidR="00565C61">
        <w:rPr>
          <w:rFonts w:ascii="Arial" w:hAnsi="Arial" w:cs="Arial"/>
          <w:sz w:val="20"/>
          <w:szCs w:val="20"/>
        </w:rPr>
        <w:t>obtain a</w:t>
      </w:r>
      <w:r w:rsidR="00CB1D7F">
        <w:rPr>
          <w:rFonts w:ascii="Arial" w:hAnsi="Arial" w:cs="Arial"/>
          <w:sz w:val="20"/>
          <w:szCs w:val="20"/>
        </w:rPr>
        <w:t xml:space="preserve"> species-level classification</w:t>
      </w:r>
      <w:r>
        <w:rPr>
          <w:rFonts w:ascii="Arial" w:hAnsi="Arial" w:cs="Arial"/>
          <w:sz w:val="20"/>
          <w:szCs w:val="20"/>
        </w:rPr>
        <w:t xml:space="preserve">. Classifications were given a score from 0-1 where 0 is an incorrect classification, 1 is a correct classification at the species level, and </w:t>
      </w:r>
      <w:r w:rsidR="00FC61A6">
        <w:rPr>
          <w:rFonts w:ascii="Arial" w:hAnsi="Arial" w:cs="Arial"/>
          <w:sz w:val="20"/>
          <w:szCs w:val="20"/>
        </w:rPr>
        <w:t xml:space="preserve">scores between 0 and 1 were given to </w:t>
      </w:r>
      <w:r>
        <w:rPr>
          <w:rFonts w:ascii="Arial" w:hAnsi="Arial" w:cs="Arial"/>
          <w:sz w:val="20"/>
          <w:szCs w:val="20"/>
        </w:rPr>
        <w:t xml:space="preserve">correct classifications at higher taxonomic levels. </w:t>
      </w:r>
      <w:r w:rsidR="007E2320">
        <w:rPr>
          <w:rFonts w:ascii="Arial" w:hAnsi="Arial" w:cs="Arial"/>
          <w:sz w:val="20"/>
          <w:szCs w:val="20"/>
        </w:rPr>
        <w:t>The sum of these scores divided by the total number of sequences</w:t>
      </w:r>
      <w:r w:rsidR="005F043C">
        <w:rPr>
          <w:rFonts w:ascii="Arial" w:hAnsi="Arial" w:cs="Arial"/>
          <w:sz w:val="20"/>
          <w:szCs w:val="20"/>
        </w:rPr>
        <w:t xml:space="preserve"> classified</w:t>
      </w:r>
      <w:r w:rsidR="007E2320">
        <w:rPr>
          <w:rFonts w:ascii="Arial" w:hAnsi="Arial" w:cs="Arial"/>
          <w:sz w:val="20"/>
          <w:szCs w:val="20"/>
        </w:rPr>
        <w:t xml:space="preserve"> gave the overall classification accuracy, and the sum of the 1’s </w:t>
      </w:r>
      <w:r w:rsidR="008A1CE1">
        <w:rPr>
          <w:rFonts w:ascii="Arial" w:hAnsi="Arial" w:cs="Arial"/>
          <w:sz w:val="20"/>
          <w:szCs w:val="20"/>
        </w:rPr>
        <w:t>divided by the total number of sequences</w:t>
      </w:r>
      <w:r w:rsidR="00F72A5E">
        <w:rPr>
          <w:rFonts w:ascii="Arial" w:hAnsi="Arial" w:cs="Arial"/>
          <w:sz w:val="20"/>
          <w:szCs w:val="20"/>
        </w:rPr>
        <w:t xml:space="preserve"> classified</w:t>
      </w:r>
      <w:r w:rsidR="007E2320">
        <w:rPr>
          <w:rFonts w:ascii="Arial" w:hAnsi="Arial" w:cs="Arial"/>
          <w:sz w:val="20"/>
          <w:szCs w:val="20"/>
        </w:rPr>
        <w:t xml:space="preserve"> gave the species-level classification accuracy.</w:t>
      </w:r>
      <w:commentRangeEnd w:id="84"/>
      <w:r w:rsidR="00972EC9">
        <w:rPr>
          <w:rStyle w:val="CommentReference"/>
        </w:rPr>
        <w:commentReference w:id="84"/>
      </w:r>
      <w:r w:rsidR="007E2320">
        <w:rPr>
          <w:rFonts w:ascii="Arial" w:hAnsi="Arial" w:cs="Arial"/>
          <w:sz w:val="20"/>
          <w:szCs w:val="20"/>
        </w:rPr>
        <w:t xml:space="preserve"> </w:t>
      </w:r>
      <w:r w:rsidR="00C75B74">
        <w:rPr>
          <w:rFonts w:ascii="Arial" w:hAnsi="Arial" w:cs="Arial"/>
          <w:sz w:val="20"/>
          <w:szCs w:val="20"/>
        </w:rPr>
        <w:t xml:space="preserve">To estimate the capability of models to classify novel sequences, ten-fold cross-validations </w:t>
      </w:r>
      <w:r w:rsidR="00FF3D8D">
        <w:rPr>
          <w:rFonts w:ascii="Arial" w:hAnsi="Arial" w:cs="Arial"/>
          <w:sz w:val="20"/>
          <w:szCs w:val="20"/>
        </w:rPr>
        <w:t>were performed on</w:t>
      </w:r>
      <w:r w:rsidR="00C75B74">
        <w:rPr>
          <w:rFonts w:ascii="Arial" w:hAnsi="Arial" w:cs="Arial"/>
          <w:sz w:val="20"/>
          <w:szCs w:val="20"/>
        </w:rPr>
        <w:t xml:space="preserve"> each of the pre-merged </w:t>
      </w:r>
      <w:proofErr w:type="spellStart"/>
      <w:r w:rsidR="00BE519D">
        <w:rPr>
          <w:rFonts w:ascii="Arial" w:hAnsi="Arial" w:cs="Arial"/>
          <w:sz w:val="20"/>
          <w:szCs w:val="20"/>
        </w:rPr>
        <w:t>speciateIT</w:t>
      </w:r>
      <w:proofErr w:type="spellEnd"/>
      <w:r w:rsidR="00BE519D">
        <w:rPr>
          <w:rFonts w:ascii="Arial" w:hAnsi="Arial" w:cs="Arial"/>
          <w:sz w:val="20"/>
          <w:szCs w:val="20"/>
        </w:rPr>
        <w:t xml:space="preserve"> </w:t>
      </w:r>
      <w:r w:rsidR="00C75B74">
        <w:rPr>
          <w:rFonts w:ascii="Arial" w:hAnsi="Arial" w:cs="Arial"/>
          <w:sz w:val="20"/>
          <w:szCs w:val="20"/>
        </w:rPr>
        <w:t>databases.</w:t>
      </w:r>
      <w:r w:rsidR="00FF3D8D">
        <w:rPr>
          <w:rFonts w:ascii="Arial" w:hAnsi="Arial" w:cs="Arial"/>
          <w:sz w:val="20"/>
          <w:szCs w:val="20"/>
        </w:rPr>
        <w:t xml:space="preserve"> Species that did not have an “_</w:t>
      </w:r>
      <w:proofErr w:type="spellStart"/>
      <w:r w:rsidR="00FF3D8D">
        <w:rPr>
          <w:rFonts w:ascii="Arial" w:hAnsi="Arial" w:cs="Arial"/>
          <w:sz w:val="20"/>
          <w:szCs w:val="20"/>
        </w:rPr>
        <w:t>sp</w:t>
      </w:r>
      <w:proofErr w:type="spellEnd"/>
      <w:r w:rsidR="00FF3D8D">
        <w:rPr>
          <w:rFonts w:ascii="Arial" w:hAnsi="Arial" w:cs="Arial"/>
          <w:sz w:val="20"/>
          <w:szCs w:val="20"/>
        </w:rPr>
        <w:t xml:space="preserve">” annotation and had &gt;10 sequences were </w:t>
      </w:r>
      <w:r w:rsidR="00E41855">
        <w:rPr>
          <w:rFonts w:ascii="Arial" w:hAnsi="Arial" w:cs="Arial"/>
          <w:sz w:val="20"/>
          <w:szCs w:val="20"/>
        </w:rPr>
        <w:t>candidates for</w:t>
      </w:r>
      <w:r w:rsidR="00FF3D8D">
        <w:rPr>
          <w:rFonts w:ascii="Arial" w:hAnsi="Arial" w:cs="Arial"/>
          <w:sz w:val="20"/>
          <w:szCs w:val="20"/>
        </w:rPr>
        <w:t xml:space="preserve"> </w:t>
      </w:r>
      <w:r w:rsidR="008949FE">
        <w:rPr>
          <w:rFonts w:ascii="Arial" w:hAnsi="Arial" w:cs="Arial"/>
          <w:sz w:val="20"/>
          <w:szCs w:val="20"/>
        </w:rPr>
        <w:t xml:space="preserve">the </w:t>
      </w:r>
      <w:r w:rsidR="00FF3D8D">
        <w:rPr>
          <w:rFonts w:ascii="Arial" w:hAnsi="Arial" w:cs="Arial"/>
          <w:sz w:val="20"/>
          <w:szCs w:val="20"/>
        </w:rPr>
        <w:t xml:space="preserve">test </w:t>
      </w:r>
      <w:r w:rsidR="002900DC">
        <w:rPr>
          <w:rFonts w:ascii="Arial" w:hAnsi="Arial" w:cs="Arial"/>
          <w:sz w:val="20"/>
          <w:szCs w:val="20"/>
        </w:rPr>
        <w:t>set</w:t>
      </w:r>
      <w:r w:rsidR="00263CA6">
        <w:rPr>
          <w:rFonts w:ascii="Arial" w:hAnsi="Arial" w:cs="Arial"/>
          <w:sz w:val="20"/>
          <w:szCs w:val="20"/>
        </w:rPr>
        <w:t xml:space="preserve">: these </w:t>
      </w:r>
      <w:r w:rsidR="00263CA6">
        <w:rPr>
          <w:rFonts w:ascii="Arial" w:hAnsi="Arial" w:cs="Arial"/>
          <w:noProof/>
          <w:color w:val="000000"/>
          <w:sz w:val="20"/>
          <w:szCs w:val="20"/>
        </w:rPr>
        <w:t xml:space="preserve">species </w:t>
      </w:r>
      <w:r w:rsidR="00263CA6">
        <w:rPr>
          <w:rFonts w:ascii="Arial" w:hAnsi="Arial" w:cs="Arial"/>
          <w:sz w:val="20"/>
          <w:szCs w:val="20"/>
        </w:rPr>
        <w:t>were split into 10 parts of which 9 contributed to a training set, and the remaining part contributed to the test set</w:t>
      </w:r>
      <w:r w:rsidR="008949FE">
        <w:rPr>
          <w:rFonts w:ascii="Arial" w:hAnsi="Arial" w:cs="Arial"/>
          <w:sz w:val="20"/>
          <w:szCs w:val="20"/>
        </w:rPr>
        <w:t>.</w:t>
      </w:r>
      <w:r w:rsidR="00263CA6">
        <w:rPr>
          <w:rFonts w:ascii="Arial" w:hAnsi="Arial" w:cs="Arial"/>
          <w:sz w:val="20"/>
          <w:szCs w:val="20"/>
        </w:rPr>
        <w:t xml:space="preserve"> </w:t>
      </w:r>
      <w:r w:rsidR="008949FE">
        <w:rPr>
          <w:rFonts w:ascii="Arial" w:hAnsi="Arial" w:cs="Arial"/>
          <w:sz w:val="20"/>
          <w:szCs w:val="20"/>
        </w:rPr>
        <w:t xml:space="preserve"> All remaining species were </w:t>
      </w:r>
      <w:r w:rsidR="0006159B">
        <w:rPr>
          <w:rFonts w:ascii="Arial" w:hAnsi="Arial" w:cs="Arial"/>
          <w:sz w:val="20"/>
          <w:szCs w:val="20"/>
        </w:rPr>
        <w:t xml:space="preserve">included </w:t>
      </w:r>
      <w:r w:rsidR="008949FE">
        <w:rPr>
          <w:rFonts w:ascii="Arial" w:hAnsi="Arial" w:cs="Arial"/>
          <w:sz w:val="20"/>
          <w:szCs w:val="20"/>
        </w:rPr>
        <w:t>in the training set.</w:t>
      </w:r>
      <w:r w:rsidR="00C75B74">
        <w:rPr>
          <w:rFonts w:ascii="Arial" w:hAnsi="Arial" w:cs="Arial"/>
          <w:sz w:val="20"/>
          <w:szCs w:val="20"/>
        </w:rPr>
        <w:t xml:space="preserve"> The cross-validation loop included </w:t>
      </w:r>
      <w:commentRangeStart w:id="85"/>
      <w:r w:rsidR="00C75B74">
        <w:rPr>
          <w:rFonts w:ascii="Arial" w:hAnsi="Arial" w:cs="Arial"/>
          <w:sz w:val="20"/>
          <w:szCs w:val="20"/>
        </w:rPr>
        <w:t xml:space="preserve">self-classification </w:t>
      </w:r>
      <w:commentRangeEnd w:id="85"/>
      <w:r w:rsidR="00972EC9">
        <w:rPr>
          <w:rStyle w:val="CommentReference"/>
        </w:rPr>
        <w:commentReference w:id="85"/>
      </w:r>
      <w:r w:rsidR="00C75B74">
        <w:rPr>
          <w:rFonts w:ascii="Arial" w:hAnsi="Arial" w:cs="Arial"/>
          <w:sz w:val="20"/>
          <w:szCs w:val="20"/>
        </w:rPr>
        <w:t xml:space="preserve">and </w:t>
      </w:r>
      <w:commentRangeStart w:id="86"/>
      <w:r w:rsidR="00C75B74">
        <w:rPr>
          <w:rFonts w:ascii="Arial" w:hAnsi="Arial" w:cs="Arial"/>
          <w:sz w:val="20"/>
          <w:szCs w:val="20"/>
        </w:rPr>
        <w:t>subsequent species merging as described in the production of each database</w:t>
      </w:r>
      <w:commentRangeEnd w:id="86"/>
      <w:r w:rsidR="00972EC9">
        <w:rPr>
          <w:rStyle w:val="CommentReference"/>
        </w:rPr>
        <w:commentReference w:id="86"/>
      </w:r>
      <w:r w:rsidR="00C75B74">
        <w:rPr>
          <w:rFonts w:ascii="Arial" w:hAnsi="Arial" w:cs="Arial"/>
          <w:sz w:val="20"/>
          <w:szCs w:val="20"/>
        </w:rPr>
        <w:t>.</w:t>
      </w:r>
      <w:r w:rsidR="008679F1">
        <w:rPr>
          <w:rFonts w:ascii="Arial" w:hAnsi="Arial" w:cs="Arial"/>
          <w:sz w:val="20"/>
          <w:szCs w:val="20"/>
        </w:rPr>
        <w:t xml:space="preserve"> </w:t>
      </w:r>
      <w:commentRangeStart w:id="87"/>
      <w:r w:rsidR="00B14353">
        <w:rPr>
          <w:rFonts w:ascii="Arial" w:hAnsi="Arial" w:cs="Arial"/>
          <w:sz w:val="20"/>
          <w:szCs w:val="20"/>
        </w:rPr>
        <w:t>C</w:t>
      </w:r>
      <w:r w:rsidR="008679F1">
        <w:rPr>
          <w:rFonts w:ascii="Arial" w:hAnsi="Arial" w:cs="Arial"/>
          <w:sz w:val="20"/>
          <w:szCs w:val="20"/>
        </w:rPr>
        <w:t>las</w:t>
      </w:r>
      <w:r w:rsidR="00380589">
        <w:rPr>
          <w:rFonts w:ascii="Arial" w:hAnsi="Arial" w:cs="Arial"/>
          <w:sz w:val="20"/>
          <w:szCs w:val="20"/>
        </w:rPr>
        <w:t>sification error thresholds of 7</w:t>
      </w:r>
      <w:r w:rsidR="008679F1">
        <w:rPr>
          <w:rFonts w:ascii="Arial" w:hAnsi="Arial" w:cs="Arial"/>
          <w:sz w:val="20"/>
          <w:szCs w:val="20"/>
        </w:rPr>
        <w:t>0%</w:t>
      </w:r>
      <w:r w:rsidR="00B14353">
        <w:rPr>
          <w:rFonts w:ascii="Arial" w:hAnsi="Arial" w:cs="Arial"/>
          <w:sz w:val="20"/>
          <w:szCs w:val="20"/>
        </w:rPr>
        <w:t xml:space="preserve"> were used when classifying test sequences</w:t>
      </w:r>
      <w:r w:rsidR="00CB1D7F">
        <w:rPr>
          <w:rFonts w:ascii="Arial" w:hAnsi="Arial" w:cs="Arial"/>
          <w:sz w:val="20"/>
          <w:szCs w:val="20"/>
        </w:rPr>
        <w:t>.</w:t>
      </w:r>
      <w:commentRangeEnd w:id="87"/>
      <w:r w:rsidR="00972EC9">
        <w:rPr>
          <w:rStyle w:val="CommentReference"/>
        </w:rPr>
        <w:commentReference w:id="87"/>
      </w:r>
    </w:p>
    <w:p w14:paraId="13BA42FA" w14:textId="77777777" w:rsidR="006F1DDF" w:rsidRDefault="006F1DDF" w:rsidP="00472A5D">
      <w:pPr>
        <w:spacing w:line="360" w:lineRule="auto"/>
        <w:rPr>
          <w:rFonts w:ascii="Arial" w:hAnsi="Arial" w:cs="Arial"/>
          <w:i/>
          <w:sz w:val="20"/>
          <w:szCs w:val="20"/>
        </w:rPr>
      </w:pPr>
    </w:p>
    <w:p w14:paraId="69D9F88B" w14:textId="25A706BD" w:rsidR="00472A5D" w:rsidRDefault="00472A5D" w:rsidP="00472A5D">
      <w:pPr>
        <w:spacing w:line="360" w:lineRule="auto"/>
        <w:rPr>
          <w:rFonts w:ascii="Arial" w:hAnsi="Arial" w:cs="Arial"/>
          <w:i/>
          <w:sz w:val="20"/>
          <w:szCs w:val="20"/>
        </w:rPr>
      </w:pPr>
      <w:r>
        <w:rPr>
          <w:rFonts w:ascii="Arial" w:hAnsi="Arial" w:cs="Arial"/>
          <w:i/>
          <w:sz w:val="20"/>
          <w:szCs w:val="20"/>
        </w:rPr>
        <w:t>Rate of Classification</w:t>
      </w:r>
    </w:p>
    <w:p w14:paraId="774B9BAA" w14:textId="5A346817" w:rsidR="00472A5D" w:rsidRPr="00472A5D" w:rsidRDefault="00472A5D" w:rsidP="00472A5D">
      <w:pPr>
        <w:spacing w:line="360" w:lineRule="auto"/>
        <w:rPr>
          <w:rFonts w:ascii="Arial" w:hAnsi="Arial" w:cs="Arial"/>
          <w:sz w:val="20"/>
          <w:szCs w:val="20"/>
        </w:rPr>
      </w:pPr>
      <w:r>
        <w:rPr>
          <w:rFonts w:ascii="Arial" w:hAnsi="Arial" w:cs="Arial"/>
          <w:sz w:val="20"/>
          <w:szCs w:val="20"/>
        </w:rPr>
        <w:tab/>
      </w:r>
      <w:commentRangeStart w:id="88"/>
      <w:r>
        <w:rPr>
          <w:rFonts w:ascii="Arial" w:hAnsi="Arial" w:cs="Arial"/>
          <w:sz w:val="20"/>
          <w:szCs w:val="20"/>
        </w:rPr>
        <w:t>Random test sets of 10</w:t>
      </w:r>
      <w:r w:rsidRPr="00472A5D">
        <w:rPr>
          <w:rFonts w:ascii="Arial" w:hAnsi="Arial" w:cs="Arial"/>
          <w:sz w:val="20"/>
          <w:szCs w:val="20"/>
          <w:vertAlign w:val="superscript"/>
        </w:rPr>
        <w:t>1</w:t>
      </w:r>
      <w:r>
        <w:rPr>
          <w:rFonts w:ascii="Arial" w:hAnsi="Arial" w:cs="Arial"/>
          <w:sz w:val="20"/>
          <w:szCs w:val="20"/>
        </w:rPr>
        <w:t>-10</w:t>
      </w:r>
      <w:r w:rsidRPr="00472A5D">
        <w:rPr>
          <w:rFonts w:ascii="Arial" w:hAnsi="Arial" w:cs="Arial"/>
          <w:sz w:val="20"/>
          <w:szCs w:val="20"/>
          <w:vertAlign w:val="superscript"/>
        </w:rPr>
        <w:t>7</w:t>
      </w:r>
      <w:r>
        <w:rPr>
          <w:rFonts w:ascii="Arial" w:hAnsi="Arial" w:cs="Arial"/>
          <w:sz w:val="20"/>
          <w:szCs w:val="20"/>
        </w:rPr>
        <w:t xml:space="preserve"> sequences were produced from the reference sequences used to build models. </w:t>
      </w:r>
      <w:commentRangeEnd w:id="88"/>
      <w:r w:rsidR="00972EC9">
        <w:rPr>
          <w:rStyle w:val="CommentReference"/>
        </w:rPr>
        <w:commentReference w:id="88"/>
      </w:r>
      <w:r>
        <w:rPr>
          <w:rFonts w:ascii="Arial" w:hAnsi="Arial" w:cs="Arial"/>
          <w:sz w:val="20"/>
          <w:szCs w:val="20"/>
        </w:rPr>
        <w:t>Classification for each set was performed on a 2</w:t>
      </w:r>
      <w:r w:rsidR="009F2990">
        <w:rPr>
          <w:rFonts w:ascii="Arial" w:hAnsi="Arial" w:cs="Arial"/>
          <w:sz w:val="20"/>
          <w:szCs w:val="20"/>
        </w:rPr>
        <w:t xml:space="preserve">015 </w:t>
      </w:r>
      <w:proofErr w:type="spellStart"/>
      <w:r w:rsidR="009F2990">
        <w:rPr>
          <w:rFonts w:ascii="Arial" w:hAnsi="Arial" w:cs="Arial"/>
          <w:sz w:val="20"/>
          <w:szCs w:val="20"/>
        </w:rPr>
        <w:t>Macbook</w:t>
      </w:r>
      <w:proofErr w:type="spellEnd"/>
      <w:r w:rsidR="009F2990">
        <w:rPr>
          <w:rFonts w:ascii="Arial" w:hAnsi="Arial" w:cs="Arial"/>
          <w:sz w:val="20"/>
          <w:szCs w:val="20"/>
        </w:rPr>
        <w:t xml:space="preserve"> Pro using 1 thread.</w:t>
      </w:r>
      <w:r w:rsidR="00FC0336">
        <w:rPr>
          <w:rFonts w:ascii="Arial" w:hAnsi="Arial" w:cs="Arial"/>
          <w:sz w:val="20"/>
          <w:szCs w:val="20"/>
        </w:rPr>
        <w:t xml:space="preserve"> To increase speed, query datasets can be split, run in parallel on different threads, and the results combined.  </w:t>
      </w:r>
    </w:p>
    <w:p w14:paraId="09FD9180" w14:textId="77777777" w:rsidR="001219AA" w:rsidRDefault="001219AA" w:rsidP="00C75B74">
      <w:pPr>
        <w:spacing w:line="360" w:lineRule="auto"/>
        <w:rPr>
          <w:rFonts w:ascii="Arial" w:hAnsi="Arial" w:cs="Arial"/>
          <w:sz w:val="20"/>
          <w:szCs w:val="20"/>
        </w:rPr>
      </w:pPr>
    </w:p>
    <w:p w14:paraId="4E19E5AF" w14:textId="77777777" w:rsidR="008A5370" w:rsidRDefault="00FE69EB">
      <w:pPr>
        <w:rPr>
          <w:rFonts w:ascii="Arial" w:hAnsi="Arial" w:cs="Arial"/>
          <w:b/>
          <w:sz w:val="20"/>
          <w:szCs w:val="20"/>
        </w:rPr>
      </w:pPr>
      <w:r>
        <w:rPr>
          <w:rFonts w:ascii="Arial" w:hAnsi="Arial" w:cs="Arial"/>
          <w:b/>
          <w:sz w:val="20"/>
          <w:szCs w:val="20"/>
        </w:rPr>
        <w:t>REFERENCES</w:t>
      </w:r>
    </w:p>
    <w:p w14:paraId="126C3254" w14:textId="77777777" w:rsidR="008A5370" w:rsidRDefault="008A5370">
      <w:pPr>
        <w:rPr>
          <w:rFonts w:ascii="Arial" w:hAnsi="Arial" w:cs="Arial"/>
          <w:b/>
          <w:sz w:val="20"/>
          <w:szCs w:val="20"/>
        </w:rPr>
      </w:pPr>
    </w:p>
    <w:p w14:paraId="5F9B89BA" w14:textId="77777777" w:rsidR="00EA1A6A" w:rsidRPr="00EA1A6A" w:rsidRDefault="008A5370" w:rsidP="00EA1A6A">
      <w:pPr>
        <w:pStyle w:val="EndNoteBibliography"/>
        <w:ind w:left="720" w:hanging="720"/>
        <w:rPr>
          <w:noProof/>
        </w:rPr>
      </w:pPr>
      <w:r>
        <w:rPr>
          <w:rFonts w:ascii="Arial" w:hAnsi="Arial" w:cs="Arial"/>
          <w:b/>
          <w:sz w:val="20"/>
          <w:szCs w:val="20"/>
        </w:rPr>
        <w:lastRenderedPageBreak/>
        <w:fldChar w:fldCharType="begin"/>
      </w:r>
      <w:r>
        <w:rPr>
          <w:rFonts w:ascii="Arial" w:hAnsi="Arial" w:cs="Arial"/>
          <w:b/>
          <w:sz w:val="20"/>
          <w:szCs w:val="20"/>
        </w:rPr>
        <w:instrText xml:space="preserve"> ADDIN EN.REFLIST </w:instrText>
      </w:r>
      <w:r>
        <w:rPr>
          <w:rFonts w:ascii="Arial" w:hAnsi="Arial" w:cs="Arial"/>
          <w:b/>
          <w:sz w:val="20"/>
          <w:szCs w:val="20"/>
        </w:rPr>
        <w:fldChar w:fldCharType="separate"/>
      </w:r>
      <w:r w:rsidR="00EA1A6A" w:rsidRPr="00EA1A6A">
        <w:rPr>
          <w:noProof/>
        </w:rPr>
        <w:t>1.</w:t>
      </w:r>
      <w:r w:rsidR="00EA1A6A" w:rsidRPr="00EA1A6A">
        <w:rPr>
          <w:noProof/>
        </w:rPr>
        <w:tab/>
        <w:t xml:space="preserve">Schloss PD, Handelsman J: </w:t>
      </w:r>
      <w:r w:rsidR="00EA1A6A" w:rsidRPr="00EA1A6A">
        <w:rPr>
          <w:b/>
          <w:noProof/>
        </w:rPr>
        <w:t>Introducing DOTUR, a computer program for defining operational taxonomic units and estimating species richness</w:t>
      </w:r>
      <w:r w:rsidR="00EA1A6A" w:rsidRPr="00EA1A6A">
        <w:rPr>
          <w:noProof/>
        </w:rPr>
        <w:t xml:space="preserve">. </w:t>
      </w:r>
      <w:r w:rsidR="00EA1A6A" w:rsidRPr="00EA1A6A">
        <w:rPr>
          <w:i/>
          <w:noProof/>
        </w:rPr>
        <w:t xml:space="preserve">Appl Environ Microbiol </w:t>
      </w:r>
      <w:r w:rsidR="00EA1A6A" w:rsidRPr="00EA1A6A">
        <w:rPr>
          <w:noProof/>
        </w:rPr>
        <w:t xml:space="preserve">2005, </w:t>
      </w:r>
      <w:r w:rsidR="00EA1A6A" w:rsidRPr="00EA1A6A">
        <w:rPr>
          <w:b/>
          <w:noProof/>
        </w:rPr>
        <w:t>71</w:t>
      </w:r>
      <w:r w:rsidR="00EA1A6A" w:rsidRPr="00EA1A6A">
        <w:rPr>
          <w:noProof/>
        </w:rPr>
        <w:t>(3):1501-1506.</w:t>
      </w:r>
    </w:p>
    <w:p w14:paraId="28F45266" w14:textId="77777777" w:rsidR="00EA1A6A" w:rsidRPr="00EA1A6A" w:rsidRDefault="00EA1A6A" w:rsidP="00EA1A6A">
      <w:pPr>
        <w:pStyle w:val="EndNoteBibliography"/>
        <w:ind w:left="720" w:hanging="720"/>
        <w:rPr>
          <w:noProof/>
        </w:rPr>
      </w:pPr>
      <w:r w:rsidRPr="00EA1A6A">
        <w:rPr>
          <w:noProof/>
        </w:rPr>
        <w:t>2.</w:t>
      </w:r>
      <w:r w:rsidRPr="00EA1A6A">
        <w:rPr>
          <w:noProof/>
        </w:rPr>
        <w:tab/>
        <w:t>Schloss PD, Westcott SL, Ryabin T, Hall JR, Hartmann M, Hollister EB, Lesniewski RA, Oakley BB, Parks DH, Robinson CJ</w:t>
      </w:r>
      <w:r w:rsidRPr="00EA1A6A">
        <w:rPr>
          <w:i/>
          <w:noProof/>
        </w:rPr>
        <w:t xml:space="preserve"> et al</w:t>
      </w:r>
      <w:r w:rsidRPr="00EA1A6A">
        <w:rPr>
          <w:noProof/>
        </w:rPr>
        <w:t xml:space="preserve">: </w:t>
      </w:r>
      <w:r w:rsidRPr="00EA1A6A">
        <w:rPr>
          <w:b/>
          <w:noProof/>
        </w:rPr>
        <w:t>Introducing mothur: Open-Source, Platform-Independent, Community-Supported Software for Describing and Comparing Microbial Communities</w:t>
      </w:r>
      <w:r w:rsidRPr="00EA1A6A">
        <w:rPr>
          <w:noProof/>
        </w:rPr>
        <w:t xml:space="preserve">. In: </w:t>
      </w:r>
      <w:r w:rsidRPr="00EA1A6A">
        <w:rPr>
          <w:i/>
          <w:noProof/>
        </w:rPr>
        <w:t>Applied and Environmental Microbiology.</w:t>
      </w:r>
      <w:r w:rsidRPr="00EA1A6A">
        <w:rPr>
          <w:noProof/>
        </w:rPr>
        <w:t xml:space="preserve"> vol. 75; 2009: 7537-7541.</w:t>
      </w:r>
    </w:p>
    <w:p w14:paraId="56F1A8F3" w14:textId="77777777" w:rsidR="00EA1A6A" w:rsidRPr="00EA1A6A" w:rsidRDefault="00EA1A6A" w:rsidP="00EA1A6A">
      <w:pPr>
        <w:pStyle w:val="EndNoteBibliography"/>
        <w:ind w:left="720" w:hanging="720"/>
        <w:rPr>
          <w:noProof/>
        </w:rPr>
      </w:pPr>
      <w:r w:rsidRPr="00EA1A6A">
        <w:rPr>
          <w:noProof/>
        </w:rPr>
        <w:t>3.</w:t>
      </w:r>
      <w:r w:rsidRPr="00EA1A6A">
        <w:rPr>
          <w:noProof/>
        </w:rPr>
        <w:tab/>
        <w:t>Caporaso JG, Kuczynski J, Stombaugh J, Bittinger K, Bushman FD, Costello EK, Fierer N, Peña AG, Goodrich JK, Gordon JI</w:t>
      </w:r>
      <w:r w:rsidRPr="00EA1A6A">
        <w:rPr>
          <w:i/>
          <w:noProof/>
        </w:rPr>
        <w:t xml:space="preserve"> et al</w:t>
      </w:r>
      <w:r w:rsidRPr="00EA1A6A">
        <w:rPr>
          <w:noProof/>
        </w:rPr>
        <w:t xml:space="preserve">: </w:t>
      </w:r>
      <w:r w:rsidRPr="00EA1A6A">
        <w:rPr>
          <w:b/>
          <w:noProof/>
        </w:rPr>
        <w:t>QIIME allows analysis of high-throughput community sequencing data.</w:t>
      </w:r>
      <w:r w:rsidRPr="00EA1A6A">
        <w:rPr>
          <w:noProof/>
        </w:rPr>
        <w:t xml:space="preserve"> In: </w:t>
      </w:r>
      <w:r w:rsidRPr="00EA1A6A">
        <w:rPr>
          <w:i/>
          <w:noProof/>
        </w:rPr>
        <w:t>Nat Meth.</w:t>
      </w:r>
      <w:r w:rsidRPr="00EA1A6A">
        <w:rPr>
          <w:noProof/>
        </w:rPr>
        <w:t xml:space="preserve"> vol. 7; 2010: 335-336.</w:t>
      </w:r>
    </w:p>
    <w:p w14:paraId="68DD39DF" w14:textId="77777777" w:rsidR="00EA1A6A" w:rsidRPr="00EA1A6A" w:rsidRDefault="00EA1A6A" w:rsidP="00EA1A6A">
      <w:pPr>
        <w:pStyle w:val="EndNoteBibliography"/>
        <w:ind w:left="720" w:hanging="720"/>
        <w:rPr>
          <w:noProof/>
        </w:rPr>
      </w:pPr>
      <w:r w:rsidRPr="00EA1A6A">
        <w:rPr>
          <w:noProof/>
        </w:rPr>
        <w:t>4.</w:t>
      </w:r>
      <w:r w:rsidRPr="00EA1A6A">
        <w:rPr>
          <w:noProof/>
        </w:rPr>
        <w:tab/>
        <w:t xml:space="preserve">Callahan BJ, McMurdie PJ, Rosen MJ, Han AW, Johnson AJA, Holmes SP: </w:t>
      </w:r>
      <w:r w:rsidRPr="00EA1A6A">
        <w:rPr>
          <w:b/>
          <w:noProof/>
        </w:rPr>
        <w:t>DADA2: High-resolution sample inference from Illumina amplicon data</w:t>
      </w:r>
      <w:r w:rsidRPr="00EA1A6A">
        <w:rPr>
          <w:noProof/>
        </w:rPr>
        <w:t xml:space="preserve">. In: </w:t>
      </w:r>
      <w:r w:rsidRPr="00EA1A6A">
        <w:rPr>
          <w:i/>
          <w:noProof/>
        </w:rPr>
        <w:t>Nat Meth.</w:t>
      </w:r>
      <w:r w:rsidRPr="00EA1A6A">
        <w:rPr>
          <w:noProof/>
        </w:rPr>
        <w:t xml:space="preserve"> vol. 13; 2016: 581-583.</w:t>
      </w:r>
    </w:p>
    <w:p w14:paraId="6B949730" w14:textId="77777777" w:rsidR="00EA1A6A" w:rsidRPr="00EA1A6A" w:rsidRDefault="00EA1A6A" w:rsidP="00EA1A6A">
      <w:pPr>
        <w:pStyle w:val="EndNoteBibliography"/>
        <w:ind w:left="720" w:hanging="720"/>
        <w:rPr>
          <w:noProof/>
        </w:rPr>
      </w:pPr>
      <w:r w:rsidRPr="00EA1A6A">
        <w:rPr>
          <w:noProof/>
        </w:rPr>
        <w:t>5.</w:t>
      </w:r>
      <w:r w:rsidRPr="00EA1A6A">
        <w:rPr>
          <w:noProof/>
        </w:rPr>
        <w:tab/>
        <w:t xml:space="preserve">Edgar RC: </w:t>
      </w:r>
      <w:r w:rsidRPr="00EA1A6A">
        <w:rPr>
          <w:b/>
          <w:noProof/>
        </w:rPr>
        <w:t>UNOISE2: improved error-correction for Illumina 16S and ITS amplicon sequencing</w:t>
      </w:r>
      <w:r w:rsidRPr="00EA1A6A">
        <w:rPr>
          <w:noProof/>
        </w:rPr>
        <w:t xml:space="preserve">. In: </w:t>
      </w:r>
      <w:r w:rsidRPr="00EA1A6A">
        <w:rPr>
          <w:i/>
          <w:noProof/>
        </w:rPr>
        <w:t>bioRxiv.</w:t>
      </w:r>
      <w:r w:rsidRPr="00EA1A6A">
        <w:rPr>
          <w:noProof/>
        </w:rPr>
        <w:t xml:space="preserve"> Cold Spring Harbor Laboratory; 2016: 081257.</w:t>
      </w:r>
    </w:p>
    <w:p w14:paraId="75E89527" w14:textId="77777777" w:rsidR="00EA1A6A" w:rsidRPr="00EA1A6A" w:rsidRDefault="00EA1A6A" w:rsidP="00EA1A6A">
      <w:pPr>
        <w:pStyle w:val="EndNoteBibliography"/>
        <w:ind w:left="720" w:hanging="720"/>
        <w:rPr>
          <w:noProof/>
        </w:rPr>
      </w:pPr>
      <w:r w:rsidRPr="00EA1A6A">
        <w:rPr>
          <w:noProof/>
        </w:rPr>
        <w:t>6.</w:t>
      </w:r>
      <w:r w:rsidRPr="00EA1A6A">
        <w:rPr>
          <w:noProof/>
        </w:rPr>
        <w:tab/>
        <w:t>Amir A, McDonald D, Navas-Molina JA, Kopylova E, Morton JT, Zech Xu Z, Kightley EP, Thompson LR, Hyde ER, Gonzalez A</w:t>
      </w:r>
      <w:r w:rsidRPr="00EA1A6A">
        <w:rPr>
          <w:i/>
          <w:noProof/>
        </w:rPr>
        <w:t xml:space="preserve"> et al</w:t>
      </w:r>
      <w:r w:rsidRPr="00EA1A6A">
        <w:rPr>
          <w:noProof/>
        </w:rPr>
        <w:t xml:space="preserve">: </w:t>
      </w:r>
      <w:r w:rsidRPr="00EA1A6A">
        <w:rPr>
          <w:b/>
          <w:noProof/>
        </w:rPr>
        <w:t>Deblur Rapidly Resolves Single-Nucleotide Community Sequence Patterns.</w:t>
      </w:r>
      <w:r w:rsidRPr="00EA1A6A">
        <w:rPr>
          <w:noProof/>
        </w:rPr>
        <w:t xml:space="preserve"> In: </w:t>
      </w:r>
      <w:r w:rsidRPr="00EA1A6A">
        <w:rPr>
          <w:i/>
          <w:noProof/>
        </w:rPr>
        <w:t>mSystems.</w:t>
      </w:r>
      <w:r w:rsidRPr="00EA1A6A">
        <w:rPr>
          <w:noProof/>
        </w:rPr>
        <w:t xml:space="preserve"> vol. 2: American Society for Microbiology Journals; 2017: e00191-00116.</w:t>
      </w:r>
    </w:p>
    <w:p w14:paraId="28979CA6" w14:textId="77777777" w:rsidR="00EA1A6A" w:rsidRPr="00EA1A6A" w:rsidRDefault="00EA1A6A" w:rsidP="00EA1A6A">
      <w:pPr>
        <w:pStyle w:val="EndNoteBibliography"/>
        <w:ind w:left="720" w:hanging="720"/>
        <w:rPr>
          <w:noProof/>
        </w:rPr>
      </w:pPr>
      <w:r w:rsidRPr="00EA1A6A">
        <w:rPr>
          <w:noProof/>
        </w:rPr>
        <w:t>7.</w:t>
      </w:r>
      <w:r w:rsidRPr="00EA1A6A">
        <w:rPr>
          <w:noProof/>
        </w:rPr>
        <w:tab/>
        <w:t xml:space="preserve">Eren AM, Morrison HG, Lescault PJ, Reveillaud J, Vineis JH, Sogin ML: </w:t>
      </w:r>
      <w:r w:rsidRPr="00EA1A6A">
        <w:rPr>
          <w:b/>
          <w:noProof/>
        </w:rPr>
        <w:t>Minimum entropy decomposition: Unsupervised oligotyping for sensitive partitioning of high- throughput marker gene sequences</w:t>
      </w:r>
      <w:r w:rsidRPr="00EA1A6A">
        <w:rPr>
          <w:noProof/>
        </w:rPr>
        <w:t>. In</w:t>
      </w:r>
      <w:r w:rsidRPr="00EA1A6A">
        <w:rPr>
          <w:i/>
          <w:noProof/>
        </w:rPr>
        <w:t>.</w:t>
      </w:r>
      <w:r w:rsidRPr="00EA1A6A">
        <w:rPr>
          <w:noProof/>
        </w:rPr>
        <w:t>, vol. 9: Nature Publishing Group; 2014: 968-979.</w:t>
      </w:r>
    </w:p>
    <w:p w14:paraId="6A8A49F7" w14:textId="77777777" w:rsidR="00EA1A6A" w:rsidRPr="00EA1A6A" w:rsidRDefault="00EA1A6A" w:rsidP="00EA1A6A">
      <w:pPr>
        <w:pStyle w:val="EndNoteBibliography"/>
        <w:ind w:left="720" w:hanging="720"/>
        <w:rPr>
          <w:noProof/>
        </w:rPr>
      </w:pPr>
      <w:r w:rsidRPr="00EA1A6A">
        <w:rPr>
          <w:noProof/>
        </w:rPr>
        <w:t>8.</w:t>
      </w:r>
      <w:r w:rsidRPr="00EA1A6A">
        <w:rPr>
          <w:noProof/>
        </w:rPr>
        <w:tab/>
        <w:t xml:space="preserve">Nguyen N-P, Warnow T, Pop M, White B: </w:t>
      </w:r>
      <w:r w:rsidRPr="00EA1A6A">
        <w:rPr>
          <w:b/>
          <w:noProof/>
        </w:rPr>
        <w:t>A perspective on 16S rRNA operational taxonomic unit clustering using sequence similarity</w:t>
      </w:r>
      <w:r w:rsidRPr="00EA1A6A">
        <w:rPr>
          <w:noProof/>
        </w:rPr>
        <w:t xml:space="preserve">. In: </w:t>
      </w:r>
      <w:r w:rsidRPr="00EA1A6A">
        <w:rPr>
          <w:i/>
          <w:noProof/>
        </w:rPr>
        <w:t>npj Biofilms Microbiomes.</w:t>
      </w:r>
      <w:r w:rsidRPr="00EA1A6A">
        <w:rPr>
          <w:noProof/>
        </w:rPr>
        <w:t xml:space="preserve"> vol. 2; 2016: 2567-2568.</w:t>
      </w:r>
    </w:p>
    <w:p w14:paraId="1C9C9DA4" w14:textId="77777777" w:rsidR="00EA1A6A" w:rsidRPr="00EA1A6A" w:rsidRDefault="00EA1A6A" w:rsidP="00EA1A6A">
      <w:pPr>
        <w:pStyle w:val="EndNoteBibliography"/>
        <w:ind w:left="720" w:hanging="720"/>
        <w:rPr>
          <w:noProof/>
        </w:rPr>
      </w:pPr>
      <w:r w:rsidRPr="00EA1A6A">
        <w:rPr>
          <w:noProof/>
        </w:rPr>
        <w:t>9.</w:t>
      </w:r>
      <w:r w:rsidRPr="00EA1A6A">
        <w:rPr>
          <w:noProof/>
        </w:rPr>
        <w:tab/>
        <w:t xml:space="preserve">Wang Q, Garrity GM, Tiedje JM, Cole JR: </w:t>
      </w:r>
      <w:r w:rsidRPr="00EA1A6A">
        <w:rPr>
          <w:b/>
          <w:noProof/>
        </w:rPr>
        <w:t>Naive Bayesian classifier for rapid assignment of rRNA sequences into the new bacterial taxonomy</w:t>
      </w:r>
      <w:r w:rsidRPr="00EA1A6A">
        <w:rPr>
          <w:noProof/>
        </w:rPr>
        <w:t xml:space="preserve">. </w:t>
      </w:r>
      <w:r w:rsidRPr="00EA1A6A">
        <w:rPr>
          <w:i/>
          <w:noProof/>
        </w:rPr>
        <w:t xml:space="preserve">Appl Environ Microbiol </w:t>
      </w:r>
      <w:r w:rsidRPr="00EA1A6A">
        <w:rPr>
          <w:noProof/>
        </w:rPr>
        <w:t xml:space="preserve">2007, </w:t>
      </w:r>
      <w:r w:rsidRPr="00EA1A6A">
        <w:rPr>
          <w:b/>
          <w:noProof/>
        </w:rPr>
        <w:t>73</w:t>
      </w:r>
      <w:r w:rsidRPr="00EA1A6A">
        <w:rPr>
          <w:noProof/>
        </w:rPr>
        <w:t>(16):5261-5267.</w:t>
      </w:r>
    </w:p>
    <w:p w14:paraId="49C3C035" w14:textId="77777777" w:rsidR="00EA1A6A" w:rsidRPr="00EA1A6A" w:rsidRDefault="00EA1A6A" w:rsidP="00EA1A6A">
      <w:pPr>
        <w:pStyle w:val="EndNoteBibliography"/>
        <w:ind w:left="720" w:hanging="720"/>
        <w:rPr>
          <w:noProof/>
        </w:rPr>
      </w:pPr>
      <w:r w:rsidRPr="00EA1A6A">
        <w:rPr>
          <w:noProof/>
        </w:rPr>
        <w:t>10.</w:t>
      </w:r>
      <w:r w:rsidRPr="00EA1A6A">
        <w:rPr>
          <w:noProof/>
        </w:rPr>
        <w:tab/>
        <w:t xml:space="preserve">Lan Y, Wang Q, Cole JR, Rosen GL: </w:t>
      </w:r>
      <w:r w:rsidRPr="00EA1A6A">
        <w:rPr>
          <w:b/>
          <w:noProof/>
        </w:rPr>
        <w:t>Using the RDP classifier to predict taxonomic novelty and reduce the search space for finding novel organisms</w:t>
      </w:r>
      <w:r w:rsidRPr="00EA1A6A">
        <w:rPr>
          <w:noProof/>
        </w:rPr>
        <w:t xml:space="preserve">. </w:t>
      </w:r>
      <w:r w:rsidRPr="00EA1A6A">
        <w:rPr>
          <w:i/>
          <w:noProof/>
        </w:rPr>
        <w:t xml:space="preserve">PLoS One </w:t>
      </w:r>
      <w:r w:rsidRPr="00EA1A6A">
        <w:rPr>
          <w:noProof/>
        </w:rPr>
        <w:t xml:space="preserve">2012, </w:t>
      </w:r>
      <w:r w:rsidRPr="00EA1A6A">
        <w:rPr>
          <w:b/>
          <w:noProof/>
        </w:rPr>
        <w:t>7</w:t>
      </w:r>
      <w:r w:rsidRPr="00EA1A6A">
        <w:rPr>
          <w:noProof/>
        </w:rPr>
        <w:t>(3):e32491.</w:t>
      </w:r>
    </w:p>
    <w:p w14:paraId="37F280BA" w14:textId="77777777" w:rsidR="00EA1A6A" w:rsidRPr="00EA1A6A" w:rsidRDefault="00EA1A6A" w:rsidP="00EA1A6A">
      <w:pPr>
        <w:pStyle w:val="EndNoteBibliography"/>
        <w:ind w:left="720" w:hanging="720"/>
        <w:rPr>
          <w:noProof/>
        </w:rPr>
      </w:pPr>
      <w:r w:rsidRPr="00EA1A6A">
        <w:rPr>
          <w:noProof/>
        </w:rPr>
        <w:t>11.</w:t>
      </w:r>
      <w:r w:rsidRPr="00EA1A6A">
        <w:rPr>
          <w:noProof/>
        </w:rPr>
        <w:tab/>
        <w:t xml:space="preserve">Dong CVQ: </w:t>
      </w:r>
      <w:r w:rsidRPr="00EA1A6A">
        <w:rPr>
          <w:b/>
          <w:noProof/>
        </w:rPr>
        <w:t>Evaluation of the RDP Classifier Accuracy Using 16S rRNA Gene Variable Regions</w:t>
      </w:r>
      <w:r w:rsidRPr="00EA1A6A">
        <w:rPr>
          <w:noProof/>
        </w:rPr>
        <w:t xml:space="preserve">. </w:t>
      </w:r>
      <w:r w:rsidRPr="00EA1A6A">
        <w:rPr>
          <w:i/>
          <w:noProof/>
        </w:rPr>
        <w:t xml:space="preserve">Metagenomics </w:t>
      </w:r>
      <w:r w:rsidRPr="00EA1A6A">
        <w:rPr>
          <w:noProof/>
        </w:rPr>
        <w:t xml:space="preserve">2012, </w:t>
      </w:r>
      <w:r w:rsidRPr="00EA1A6A">
        <w:rPr>
          <w:b/>
          <w:noProof/>
        </w:rPr>
        <w:t>1</w:t>
      </w:r>
      <w:r w:rsidRPr="00EA1A6A">
        <w:rPr>
          <w:noProof/>
        </w:rPr>
        <w:t>.</w:t>
      </w:r>
    </w:p>
    <w:p w14:paraId="7E9C4CE7" w14:textId="77777777" w:rsidR="00EA1A6A" w:rsidRPr="00EA1A6A" w:rsidRDefault="00EA1A6A" w:rsidP="00EA1A6A">
      <w:pPr>
        <w:pStyle w:val="EndNoteBibliography"/>
        <w:ind w:left="720" w:hanging="720"/>
        <w:rPr>
          <w:i/>
          <w:noProof/>
        </w:rPr>
      </w:pPr>
      <w:r w:rsidRPr="00EA1A6A">
        <w:rPr>
          <w:noProof/>
        </w:rPr>
        <w:t>12.</w:t>
      </w:r>
      <w:r w:rsidRPr="00EA1A6A">
        <w:rPr>
          <w:noProof/>
        </w:rPr>
        <w:tab/>
        <w:t xml:space="preserve">Cole JR, Chai B, Farris RJ, acids QWN, 2005: </w:t>
      </w:r>
      <w:r w:rsidRPr="00EA1A6A">
        <w:rPr>
          <w:b/>
          <w:noProof/>
        </w:rPr>
        <w:t>The Ribosomal Database Project (RDP-II): sequences and tools for high-throughput rRNA analysis</w:t>
      </w:r>
      <w:r w:rsidRPr="00EA1A6A">
        <w:rPr>
          <w:noProof/>
        </w:rPr>
        <w:t xml:space="preserve">. In: </w:t>
      </w:r>
      <w:r w:rsidRPr="00EA1A6A">
        <w:rPr>
          <w:i/>
          <w:noProof/>
        </w:rPr>
        <w:t>academicoupcom</w:t>
      </w:r>
    </w:p>
    <w:p w14:paraId="0BB71F42" w14:textId="77777777" w:rsidR="00EA1A6A" w:rsidRPr="00EA1A6A" w:rsidRDefault="00EA1A6A" w:rsidP="00EA1A6A">
      <w:pPr>
        <w:pStyle w:val="EndNoteBibliography"/>
        <w:ind w:left="720" w:hanging="720"/>
        <w:rPr>
          <w:i/>
          <w:noProof/>
        </w:rPr>
      </w:pPr>
      <w:r w:rsidRPr="00EA1A6A">
        <w:rPr>
          <w:i/>
          <w:noProof/>
        </w:rPr>
        <w:t>.</w:t>
      </w:r>
    </w:p>
    <w:p w14:paraId="6BF0D7BD" w14:textId="77777777" w:rsidR="00EA1A6A" w:rsidRPr="00EA1A6A" w:rsidRDefault="00EA1A6A" w:rsidP="00EA1A6A">
      <w:pPr>
        <w:pStyle w:val="EndNoteBibliography"/>
        <w:ind w:left="720" w:hanging="720"/>
        <w:rPr>
          <w:noProof/>
        </w:rPr>
      </w:pPr>
      <w:r w:rsidRPr="00EA1A6A">
        <w:rPr>
          <w:noProof/>
        </w:rPr>
        <w:t>13.</w:t>
      </w:r>
      <w:r w:rsidRPr="00EA1A6A">
        <w:rPr>
          <w:noProof/>
        </w:rPr>
        <w:tab/>
        <w:t xml:space="preserve">Quast C, Pruesse E, Yilmaz P, Gerken J, Schweer T, Yarza P, Peplies J, Glöckner FO: </w:t>
      </w:r>
      <w:r w:rsidRPr="00EA1A6A">
        <w:rPr>
          <w:b/>
          <w:noProof/>
        </w:rPr>
        <w:t>The SILVA ribosomal RNA gene database project: improved data processing and web-based tools.</w:t>
      </w:r>
      <w:r w:rsidRPr="00EA1A6A">
        <w:rPr>
          <w:noProof/>
        </w:rPr>
        <w:t xml:space="preserve"> In: </w:t>
      </w:r>
      <w:r w:rsidRPr="00EA1A6A">
        <w:rPr>
          <w:i/>
          <w:noProof/>
        </w:rPr>
        <w:t>Nucleic Acids Res.</w:t>
      </w:r>
      <w:r w:rsidRPr="00EA1A6A">
        <w:rPr>
          <w:noProof/>
        </w:rPr>
        <w:t xml:space="preserve"> vol. 41; 2013: D590-596.</w:t>
      </w:r>
    </w:p>
    <w:p w14:paraId="461EF433" w14:textId="77777777" w:rsidR="00EA1A6A" w:rsidRPr="00EA1A6A" w:rsidRDefault="00EA1A6A" w:rsidP="00EA1A6A">
      <w:pPr>
        <w:pStyle w:val="EndNoteBibliography"/>
        <w:ind w:left="720" w:hanging="720"/>
        <w:rPr>
          <w:noProof/>
        </w:rPr>
      </w:pPr>
      <w:r w:rsidRPr="00EA1A6A">
        <w:rPr>
          <w:noProof/>
        </w:rPr>
        <w:t>14.</w:t>
      </w:r>
      <w:r w:rsidRPr="00EA1A6A">
        <w:rPr>
          <w:noProof/>
        </w:rPr>
        <w:tab/>
        <w:t xml:space="preserve">McDonald D, Price MN, Goodrich J, Nawrocki EP, DeSantis TZ, Probst A, Andersen GL, Knight R, Hugenholtz P: </w:t>
      </w:r>
      <w:r w:rsidRPr="00EA1A6A">
        <w:rPr>
          <w:b/>
          <w:noProof/>
        </w:rPr>
        <w:t>An improved Greengenes taxonomy with explicit ranks for ecological and evolutionary analyses of bacteria and archaea</w:t>
      </w:r>
      <w:r w:rsidRPr="00EA1A6A">
        <w:rPr>
          <w:noProof/>
        </w:rPr>
        <w:t xml:space="preserve">. In: </w:t>
      </w:r>
      <w:r w:rsidRPr="00EA1A6A">
        <w:rPr>
          <w:i/>
          <w:noProof/>
        </w:rPr>
        <w:t>The ISME Journal.</w:t>
      </w:r>
      <w:r w:rsidRPr="00EA1A6A">
        <w:rPr>
          <w:noProof/>
        </w:rPr>
        <w:t xml:space="preserve"> vol. 6: Nature Publishing Group; 2011: 610-618.</w:t>
      </w:r>
    </w:p>
    <w:p w14:paraId="0F226558" w14:textId="77777777" w:rsidR="00EA1A6A" w:rsidRPr="00EA1A6A" w:rsidRDefault="00EA1A6A" w:rsidP="00EA1A6A">
      <w:pPr>
        <w:pStyle w:val="EndNoteBibliography"/>
        <w:ind w:left="720" w:hanging="720"/>
        <w:rPr>
          <w:noProof/>
        </w:rPr>
      </w:pPr>
      <w:r w:rsidRPr="00EA1A6A">
        <w:rPr>
          <w:noProof/>
        </w:rPr>
        <w:lastRenderedPageBreak/>
        <w:t>15.</w:t>
      </w:r>
      <w:r w:rsidRPr="00EA1A6A">
        <w:rPr>
          <w:noProof/>
        </w:rPr>
        <w:tab/>
        <w:t xml:space="preserve">Martinez-Porchas M, Villalpando-Canchola E, Vargas-Albores F: </w:t>
      </w:r>
      <w:r w:rsidRPr="00EA1A6A">
        <w:rPr>
          <w:b/>
          <w:noProof/>
        </w:rPr>
        <w:t>Significant loss of sensitivity and specificity in the taxonomic classification occurs when short 16S rRNA gene sequences are used</w:t>
      </w:r>
      <w:r w:rsidRPr="00EA1A6A">
        <w:rPr>
          <w:noProof/>
        </w:rPr>
        <w:t xml:space="preserve">. </w:t>
      </w:r>
      <w:r w:rsidRPr="00EA1A6A">
        <w:rPr>
          <w:i/>
          <w:noProof/>
        </w:rPr>
        <w:t xml:space="preserve">Heliyon </w:t>
      </w:r>
      <w:r w:rsidRPr="00EA1A6A">
        <w:rPr>
          <w:noProof/>
        </w:rPr>
        <w:t xml:space="preserve">2016, </w:t>
      </w:r>
      <w:r w:rsidRPr="00EA1A6A">
        <w:rPr>
          <w:b/>
          <w:noProof/>
        </w:rPr>
        <w:t>2</w:t>
      </w:r>
      <w:r w:rsidRPr="00EA1A6A">
        <w:rPr>
          <w:noProof/>
        </w:rPr>
        <w:t>(9):e00170.</w:t>
      </w:r>
    </w:p>
    <w:p w14:paraId="704E1A80" w14:textId="77777777" w:rsidR="00EA1A6A" w:rsidRPr="00EA1A6A" w:rsidRDefault="00EA1A6A" w:rsidP="00EA1A6A">
      <w:pPr>
        <w:pStyle w:val="EndNoteBibliography"/>
        <w:ind w:left="720" w:hanging="720"/>
        <w:rPr>
          <w:noProof/>
        </w:rPr>
      </w:pPr>
      <w:r w:rsidRPr="00EA1A6A">
        <w:rPr>
          <w:noProof/>
        </w:rPr>
        <w:t>16.</w:t>
      </w:r>
      <w:r w:rsidRPr="00EA1A6A">
        <w:rPr>
          <w:noProof/>
        </w:rPr>
        <w:tab/>
        <w:t xml:space="preserve">Edgar RC: </w:t>
      </w:r>
      <w:r w:rsidRPr="00EA1A6A">
        <w:rPr>
          <w:b/>
          <w:noProof/>
        </w:rPr>
        <w:t>Search and clustering orders of magnitude faster than BLAST</w:t>
      </w:r>
      <w:r w:rsidRPr="00EA1A6A">
        <w:rPr>
          <w:noProof/>
        </w:rPr>
        <w:t xml:space="preserve">. In: </w:t>
      </w:r>
      <w:r w:rsidRPr="00EA1A6A">
        <w:rPr>
          <w:i/>
          <w:noProof/>
        </w:rPr>
        <w:t>Bioinformatics.</w:t>
      </w:r>
      <w:r w:rsidRPr="00EA1A6A">
        <w:rPr>
          <w:noProof/>
        </w:rPr>
        <w:t xml:space="preserve"> vol. 26; 2010: 2460-2461.</w:t>
      </w:r>
    </w:p>
    <w:p w14:paraId="7E2DC19E" w14:textId="77777777" w:rsidR="00EA1A6A" w:rsidRPr="00EA1A6A" w:rsidRDefault="00EA1A6A" w:rsidP="00EA1A6A">
      <w:pPr>
        <w:pStyle w:val="EndNoteBibliography"/>
        <w:ind w:left="720" w:hanging="720"/>
        <w:rPr>
          <w:noProof/>
        </w:rPr>
      </w:pPr>
      <w:r w:rsidRPr="00EA1A6A">
        <w:rPr>
          <w:noProof/>
        </w:rPr>
        <w:t>17.</w:t>
      </w:r>
      <w:r w:rsidRPr="00EA1A6A">
        <w:rPr>
          <w:noProof/>
        </w:rPr>
        <w:tab/>
        <w:t>Kearse M, Moir R, Wilson A, Stones-Havas S, Cheung M, Sturrock S, Buxton S, Cooper A, Markowitz S, Duran C</w:t>
      </w:r>
      <w:r w:rsidRPr="00EA1A6A">
        <w:rPr>
          <w:i/>
          <w:noProof/>
        </w:rPr>
        <w:t xml:space="preserve"> et al</w:t>
      </w:r>
      <w:r w:rsidRPr="00EA1A6A">
        <w:rPr>
          <w:noProof/>
        </w:rPr>
        <w:t xml:space="preserve">: </w:t>
      </w:r>
      <w:r w:rsidRPr="00EA1A6A">
        <w:rPr>
          <w:b/>
          <w:noProof/>
        </w:rPr>
        <w:t>Geneious Basic: an integrated and extendable desktop software platform for the organization and analysis of sequence data.</w:t>
      </w:r>
      <w:r w:rsidRPr="00EA1A6A">
        <w:rPr>
          <w:noProof/>
        </w:rPr>
        <w:t xml:space="preserve"> In: </w:t>
      </w:r>
      <w:r w:rsidRPr="00EA1A6A">
        <w:rPr>
          <w:i/>
          <w:noProof/>
        </w:rPr>
        <w:t>Bioinformatics.</w:t>
      </w:r>
      <w:r w:rsidRPr="00EA1A6A">
        <w:rPr>
          <w:noProof/>
        </w:rPr>
        <w:t xml:space="preserve"> vol. 28: Oxford University Press; 2012: 1647-1649.</w:t>
      </w:r>
    </w:p>
    <w:p w14:paraId="04EABFAF" w14:textId="77777777" w:rsidR="00EA1A6A" w:rsidRPr="00EA1A6A" w:rsidRDefault="00EA1A6A" w:rsidP="00EA1A6A">
      <w:pPr>
        <w:pStyle w:val="EndNoteBibliography"/>
        <w:ind w:left="720" w:hanging="720"/>
        <w:rPr>
          <w:noProof/>
        </w:rPr>
      </w:pPr>
      <w:r w:rsidRPr="00EA1A6A">
        <w:rPr>
          <w:noProof/>
        </w:rPr>
        <w:t>18.</w:t>
      </w:r>
      <w:r w:rsidRPr="00EA1A6A">
        <w:rPr>
          <w:noProof/>
        </w:rPr>
        <w:tab/>
        <w:t xml:space="preserve">Katoh K, Misawa K, Kuma K-i, Miyata T: </w:t>
      </w:r>
      <w:r w:rsidRPr="00EA1A6A">
        <w:rPr>
          <w:b/>
          <w:noProof/>
        </w:rPr>
        <w:t>MAFFT: a novel method for rapid multiple sequence alignment based on fast Fourier transform.</w:t>
      </w:r>
      <w:r w:rsidRPr="00EA1A6A">
        <w:rPr>
          <w:noProof/>
        </w:rPr>
        <w:t xml:space="preserve"> In: </w:t>
      </w:r>
      <w:r w:rsidRPr="00EA1A6A">
        <w:rPr>
          <w:i/>
          <w:noProof/>
        </w:rPr>
        <w:t>Nucleic Acids Res.</w:t>
      </w:r>
      <w:r w:rsidRPr="00EA1A6A">
        <w:rPr>
          <w:noProof/>
        </w:rPr>
        <w:t xml:space="preserve"> vol. 30; 2002: 3059-3066.</w:t>
      </w:r>
    </w:p>
    <w:p w14:paraId="6AF290A4" w14:textId="3EE22679" w:rsidR="00A37367" w:rsidRDefault="008A5370">
      <w:pPr>
        <w:rPr>
          <w:rFonts w:ascii="Arial" w:hAnsi="Arial" w:cs="Arial"/>
          <w:b/>
          <w:sz w:val="20"/>
          <w:szCs w:val="20"/>
        </w:rPr>
      </w:pPr>
      <w:r>
        <w:rPr>
          <w:rFonts w:ascii="Arial" w:hAnsi="Arial" w:cs="Arial"/>
          <w:b/>
          <w:sz w:val="20"/>
          <w:szCs w:val="20"/>
        </w:rPr>
        <w:fldChar w:fldCharType="end"/>
      </w:r>
    </w:p>
    <w:p w14:paraId="7880AA22" w14:textId="77777777" w:rsidR="0084167A" w:rsidRDefault="0084167A" w:rsidP="0084167A">
      <w:pPr>
        <w:spacing w:line="360" w:lineRule="auto"/>
        <w:ind w:firstLine="720"/>
        <w:rPr>
          <w:rFonts w:ascii="Arial" w:hAnsi="Arial" w:cs="Arial"/>
          <w:sz w:val="20"/>
          <w:szCs w:val="20"/>
        </w:rPr>
      </w:pPr>
    </w:p>
    <w:p w14:paraId="7B0BD2FC" w14:textId="77777777" w:rsidR="0084167A" w:rsidRDefault="0084167A" w:rsidP="0084167A">
      <w:pPr>
        <w:rPr>
          <w:rFonts w:ascii="Arial" w:hAnsi="Arial" w:cs="Arial"/>
          <w:sz w:val="20"/>
          <w:szCs w:val="20"/>
        </w:rPr>
      </w:pPr>
    </w:p>
    <w:p w14:paraId="0FA9F879" w14:textId="77777777" w:rsidR="0084167A" w:rsidRDefault="0084167A" w:rsidP="0084167A">
      <w:pPr>
        <w:rPr>
          <w:rFonts w:ascii="Arial" w:hAnsi="Arial" w:cs="Arial"/>
          <w:b/>
          <w:sz w:val="20"/>
          <w:szCs w:val="20"/>
        </w:rPr>
      </w:pPr>
      <w:r w:rsidRPr="009C0D21">
        <w:rPr>
          <w:rFonts w:ascii="Arial" w:hAnsi="Arial" w:cs="Arial"/>
          <w:b/>
          <w:sz w:val="20"/>
          <w:szCs w:val="20"/>
        </w:rPr>
        <w:t>FIGURES</w:t>
      </w:r>
    </w:p>
    <w:p w14:paraId="3027769C" w14:textId="77777777" w:rsidR="005459EF" w:rsidRDefault="00725CA0" w:rsidP="0084167A">
      <w:pPr>
        <w:rPr>
          <w:rFonts w:ascii="Arial" w:hAnsi="Arial" w:cs="Arial"/>
          <w:b/>
          <w:sz w:val="20"/>
          <w:szCs w:val="20"/>
        </w:rPr>
      </w:pPr>
      <w:r>
        <w:rPr>
          <w:rFonts w:ascii="Arial" w:eastAsia="Calibri" w:hAnsi="Arial" w:cs="Arial"/>
          <w:noProof/>
          <w:sz w:val="20"/>
          <w:szCs w:val="20"/>
        </w:rPr>
        <w:drawing>
          <wp:inline distT="0" distB="0" distL="0" distR="0" wp14:anchorId="2601C06F" wp14:editId="52D40AD3">
            <wp:extent cx="5682656" cy="27051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_versions/FL/04_finalnew/CV_results.eps.pd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82656" cy="2705100"/>
                    </a:xfrm>
                    <a:prstGeom prst="rect">
                      <a:avLst/>
                    </a:prstGeom>
                    <a:noFill/>
                    <a:ln>
                      <a:noFill/>
                    </a:ln>
                  </pic:spPr>
                </pic:pic>
              </a:graphicData>
            </a:graphic>
          </wp:inline>
        </w:drawing>
      </w:r>
      <w:r w:rsidR="005459EF">
        <w:rPr>
          <w:noProof/>
          <w:sz w:val="20"/>
          <w:szCs w:val="20"/>
        </w:rPr>
        <mc:AlternateContent>
          <mc:Choice Requires="wps">
            <w:drawing>
              <wp:inline distT="0" distB="0" distL="0" distR="0" wp14:anchorId="3E36B59B" wp14:editId="53E1D60C">
                <wp:extent cx="5347335" cy="523240"/>
                <wp:effectExtent l="0" t="0" r="0" b="10160"/>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7335" cy="523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7D5F0F" w14:textId="77777777" w:rsidR="00A93B8A" w:rsidRPr="00475007" w:rsidRDefault="00A93B8A" w:rsidP="005459EF">
                            <w:pPr>
                              <w:rPr>
                                <w:rFonts w:ascii="Arial" w:hAnsi="Arial" w:cs="Arial"/>
                                <w:sz w:val="16"/>
                                <w:szCs w:val="16"/>
                              </w:rPr>
                            </w:pPr>
                            <w:r w:rsidRPr="00092A0D">
                              <w:rPr>
                                <w:rFonts w:ascii="Arial" w:hAnsi="Arial" w:cs="Arial"/>
                                <w:sz w:val="16"/>
                                <w:szCs w:val="16"/>
                              </w:rPr>
                              <w:t>Figure</w:t>
                            </w:r>
                            <w:r>
                              <w:rPr>
                                <w:rFonts w:ascii="Arial" w:hAnsi="Arial" w:cs="Arial"/>
                                <w:sz w:val="16"/>
                                <w:szCs w:val="16"/>
                              </w:rPr>
                              <w:t xml:space="preserve"> 1</w:t>
                            </w:r>
                            <w:r w:rsidRPr="00092A0D">
                              <w:rPr>
                                <w:rFonts w:ascii="Arial" w:hAnsi="Arial" w:cs="Arial"/>
                                <w:sz w:val="16"/>
                                <w:szCs w:val="16"/>
                              </w:rPr>
                              <w:t xml:space="preserve">. </w:t>
                            </w:r>
                            <w:r>
                              <w:rPr>
                                <w:rFonts w:ascii="Arial" w:hAnsi="Arial" w:cs="Arial"/>
                                <w:sz w:val="16"/>
                                <w:szCs w:val="16"/>
                              </w:rPr>
                              <w:t xml:space="preserve">Classification accuracy for each database. Self-classification was performed before and after merging species annotations following truncation to amplicon variable region(s). 10-fold cross validation (10-fold CV) tested the accuracy of classification for novel sequences.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E36B59B" id="_x0000_t202" coordsize="21600,21600" o:spt="202" path="m,l,21600r21600,l21600,xe">
                <v:stroke joinstyle="miter"/>
                <v:path gradientshapeok="t" o:connecttype="rect"/>
              </v:shapetype>
              <v:shape id="Text Box 8" o:spid="_x0000_s1026" type="#_x0000_t202" style="width:421.05pt;height:4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" filled="f" stroked="f">
                <v:textbox>
                  <w:txbxContent>
                    <w:p w14:paraId="247D5F0F" w14:textId="77777777" w:rsidR="00A93B8A" w:rsidRPr="00475007" w:rsidRDefault="00A93B8A" w:rsidP="005459EF">
                      <w:pPr>
                        <w:rPr>
                          <w:rFonts w:ascii="Arial" w:hAnsi="Arial" w:cs="Arial"/>
                          <w:sz w:val="16"/>
                          <w:szCs w:val="16"/>
                        </w:rPr>
                      </w:pPr>
                      <w:r w:rsidRPr="00092A0D">
                        <w:rPr>
                          <w:rFonts w:ascii="Arial" w:hAnsi="Arial" w:cs="Arial"/>
                          <w:sz w:val="16"/>
                          <w:szCs w:val="16"/>
                        </w:rPr>
                        <w:t>Figure</w:t>
                      </w:r>
                      <w:r>
                        <w:rPr>
                          <w:rFonts w:ascii="Arial" w:hAnsi="Arial" w:cs="Arial"/>
                          <w:sz w:val="16"/>
                          <w:szCs w:val="16"/>
                        </w:rPr>
                        <w:t xml:space="preserve"> 1</w:t>
                      </w:r>
                      <w:r w:rsidRPr="00092A0D">
                        <w:rPr>
                          <w:rFonts w:ascii="Arial" w:hAnsi="Arial" w:cs="Arial"/>
                          <w:sz w:val="16"/>
                          <w:szCs w:val="16"/>
                        </w:rPr>
                        <w:t xml:space="preserve">. </w:t>
                      </w:r>
                      <w:r>
                        <w:rPr>
                          <w:rFonts w:ascii="Arial" w:hAnsi="Arial" w:cs="Arial"/>
                          <w:sz w:val="16"/>
                          <w:szCs w:val="16"/>
                        </w:rPr>
                        <w:t xml:space="preserve">Classification accuracy for each database. Self-classification was performed before and after merging species annotations following truncation to amplicon variable region(s). 10-fold cross validation (10-fold CV) tested the accuracy of classification for novel sequences. </w:t>
                      </w:r>
                    </w:p>
                  </w:txbxContent>
                </v:textbox>
                <w10:anchorlock/>
              </v:shape>
            </w:pict>
          </mc:Fallback>
        </mc:AlternateContent>
      </w:r>
    </w:p>
    <w:p w14:paraId="6D812C0F" w14:textId="77777777" w:rsidR="005C28FE" w:rsidRDefault="005C28FE" w:rsidP="0084167A">
      <w:pPr>
        <w:rPr>
          <w:rFonts w:ascii="Arial" w:hAnsi="Arial" w:cs="Arial"/>
          <w:b/>
          <w:sz w:val="20"/>
          <w:szCs w:val="20"/>
        </w:rPr>
      </w:pPr>
      <w:r>
        <w:rPr>
          <w:rFonts w:ascii="Arial" w:eastAsia="Calibri" w:hAnsi="Arial" w:cs="Arial"/>
          <w:noProof/>
          <w:sz w:val="20"/>
          <w:szCs w:val="20"/>
        </w:rPr>
        <w:lastRenderedPageBreak/>
        <w:drawing>
          <wp:inline distT="0" distB="0" distL="0" distR="0" wp14:anchorId="395E14E7" wp14:editId="6954B550">
            <wp:extent cx="5118735" cy="2826203"/>
            <wp:effectExtent l="0" t="0" r="0" b="0"/>
            <wp:docPr id="9" name="Picture 9" descr="Manuscript/Figure_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uscript/Figure_4.pdf"/>
                    <pic:cNvPicPr>
                      <a:picLocks noChangeAspect="1" noChangeArrowheads="1"/>
                    </pic:cNvPicPr>
                  </pic:nvPicPr>
                  <pic:blipFill rotWithShape="1">
                    <a:blip r:embed="rId13">
                      <a:extLst>
                        <a:ext uri="{28A0092B-C50C-407E-A947-70E740481C1C}">
                          <a14:useLocalDpi xmlns:a14="http://schemas.microsoft.com/office/drawing/2010/main" val="0"/>
                        </a:ext>
                      </a:extLst>
                    </a:blip>
                    <a:srcRect l="14085" t="7044" r="18362" b="64964"/>
                    <a:stretch/>
                  </pic:blipFill>
                  <pic:spPr bwMode="auto">
                    <a:xfrm>
                      <a:off x="0" y="0"/>
                      <a:ext cx="5135777" cy="2835613"/>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0"/>
          <w:szCs w:val="20"/>
        </w:rPr>
        <mc:AlternateContent>
          <mc:Choice Requires="wps">
            <w:drawing>
              <wp:inline distT="0" distB="0" distL="0" distR="0" wp14:anchorId="6EC34D34" wp14:editId="5575A6B8">
                <wp:extent cx="5347335" cy="826770"/>
                <wp:effectExtent l="0" t="0" r="0" b="11430"/>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7335" cy="826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3F90B5" w14:textId="7A73C944" w:rsidR="005C28FE" w:rsidRPr="00475007" w:rsidRDefault="005C28FE" w:rsidP="005C28FE">
                            <w:pPr>
                              <w:rPr>
                                <w:rFonts w:ascii="Arial" w:hAnsi="Arial" w:cs="Arial"/>
                                <w:sz w:val="16"/>
                                <w:szCs w:val="16"/>
                              </w:rPr>
                            </w:pPr>
                            <w:r w:rsidRPr="00092A0D">
                              <w:rPr>
                                <w:rFonts w:ascii="Arial" w:hAnsi="Arial" w:cs="Arial"/>
                                <w:sz w:val="16"/>
                                <w:szCs w:val="16"/>
                              </w:rPr>
                              <w:t>Figure</w:t>
                            </w:r>
                            <w:r>
                              <w:rPr>
                                <w:rFonts w:ascii="Arial" w:hAnsi="Arial" w:cs="Arial"/>
                                <w:sz w:val="16"/>
                                <w:szCs w:val="16"/>
                              </w:rPr>
                              <w:t xml:space="preserve"> 2</w:t>
                            </w:r>
                            <w:r w:rsidRPr="00092A0D">
                              <w:rPr>
                                <w:rFonts w:ascii="Arial" w:hAnsi="Arial" w:cs="Arial"/>
                                <w:sz w:val="16"/>
                                <w:szCs w:val="16"/>
                              </w:rPr>
                              <w:t xml:space="preserve">. </w:t>
                            </w:r>
                            <w:r>
                              <w:rPr>
                                <w:rFonts w:ascii="Arial" w:hAnsi="Arial" w:cs="Arial"/>
                                <w:sz w:val="16"/>
                                <w:szCs w:val="16"/>
                              </w:rPr>
                              <w:t xml:space="preserve">A taxonomy is assigned to a query sequence by traversing a Markov chain model tree associated with the taxonomic tree. First, a phylum level taxonomy is assigned and it corresponds to a phylum with the highest posterior probability of the query sequence coming from the given phylum model. granted that the posterior probability is below the given model’s </w:t>
                            </w:r>
                            <w:proofErr w:type="spellStart"/>
                            <w:r>
                              <w:rPr>
                                <w:rFonts w:ascii="Arial" w:hAnsi="Arial" w:cs="Arial"/>
                                <w:sz w:val="16"/>
                                <w:szCs w:val="16"/>
                              </w:rPr>
                              <w:t>CETh</w:t>
                            </w:r>
                            <w:proofErr w:type="spellEnd"/>
                            <w:r>
                              <w:rPr>
                                <w:rFonts w:ascii="Arial" w:hAnsi="Arial" w:cs="Arial"/>
                                <w:sz w:val="16"/>
                                <w:szCs w:val="16"/>
                              </w:rPr>
                              <w:t xml:space="preserve"> (as indicated by a blue check mark). The process continues until we reach a leaf of the tree or a classification error threshold condition is violated (posterior probability is above the </w:t>
                            </w:r>
                            <w:proofErr w:type="spellStart"/>
                            <w:r>
                              <w:rPr>
                                <w:rFonts w:ascii="Arial" w:hAnsi="Arial" w:cs="Arial"/>
                                <w:sz w:val="16"/>
                                <w:szCs w:val="16"/>
                              </w:rPr>
                              <w:t>CETh</w:t>
                            </w:r>
                            <w:proofErr w:type="spellEnd"/>
                            <w:r>
                              <w:rPr>
                                <w:rFonts w:ascii="Arial" w:hAnsi="Arial" w:cs="Arial"/>
                                <w:sz w:val="16"/>
                                <w:szCs w:val="16"/>
                              </w:rPr>
                              <w:t xml:space="preserve">). In this example, the query sequence is classified as </w:t>
                            </w:r>
                            <w:r w:rsidRPr="00EF5F79">
                              <w:rPr>
                                <w:rFonts w:ascii="Arial" w:hAnsi="Arial" w:cs="Arial"/>
                                <w:i/>
                                <w:sz w:val="16"/>
                                <w:szCs w:val="16"/>
                              </w:rPr>
                              <w:t xml:space="preserve">Lactobacillus </w:t>
                            </w:r>
                            <w:proofErr w:type="spellStart"/>
                            <w:r w:rsidRPr="00EF5F79">
                              <w:rPr>
                                <w:rFonts w:ascii="Arial" w:hAnsi="Arial" w:cs="Arial"/>
                                <w:i/>
                                <w:sz w:val="16"/>
                                <w:szCs w:val="16"/>
                              </w:rPr>
                              <w:t>crispatus</w:t>
                            </w:r>
                            <w:proofErr w:type="spellEnd"/>
                            <w:r>
                              <w:rPr>
                                <w:rFonts w:ascii="Arial" w:hAnsi="Arial" w:cs="Arial"/>
                                <w:i/>
                                <w:sz w:val="16"/>
                                <w:szCs w:val="16"/>
                              </w:rPr>
                              <w:t xml:space="preserve"> </w:t>
                            </w:r>
                            <w:r>
                              <w:rPr>
                                <w:rFonts w:ascii="Arial" w:hAnsi="Arial" w:cs="Arial"/>
                                <w:sz w:val="16"/>
                                <w:szCs w:val="16"/>
                              </w:rPr>
                              <w:t>(</w:t>
                            </w:r>
                            <w:r w:rsidRPr="003F32BA">
                              <w:rPr>
                                <w:rFonts w:ascii="Arial" w:hAnsi="Arial" w:cs="Arial"/>
                                <w:i/>
                                <w:sz w:val="16"/>
                                <w:szCs w:val="16"/>
                              </w:rPr>
                              <w:t xml:space="preserve">L. </w:t>
                            </w:r>
                            <w:proofErr w:type="spellStart"/>
                            <w:r w:rsidRPr="003F32BA">
                              <w:rPr>
                                <w:rFonts w:ascii="Arial" w:hAnsi="Arial" w:cs="Arial"/>
                                <w:i/>
                                <w:sz w:val="16"/>
                                <w:szCs w:val="16"/>
                              </w:rPr>
                              <w:t>cr</w:t>
                            </w:r>
                            <w:proofErr w:type="spellEnd"/>
                            <w:r>
                              <w:rPr>
                                <w:rFonts w:ascii="Arial" w:hAnsi="Arial" w:cs="Arial"/>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C34D34" id="_x0000_s1027" type="#_x0000_t202" style="width:421.05pt;height:6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" filled="f" stroked="f">
                <v:textbox>
                  <w:txbxContent>
                    <w:p w14:paraId="683F90B5" w14:textId="7A73C944" w:rsidR="005C28FE" w:rsidRPr="00475007" w:rsidRDefault="005C28FE" w:rsidP="005C28FE">
                      <w:pPr>
                        <w:rPr>
                          <w:rFonts w:ascii="Arial" w:hAnsi="Arial" w:cs="Arial"/>
                          <w:sz w:val="16"/>
                          <w:szCs w:val="16"/>
                        </w:rPr>
                      </w:pPr>
                      <w:r w:rsidRPr="00092A0D">
                        <w:rPr>
                          <w:rFonts w:ascii="Arial" w:hAnsi="Arial" w:cs="Arial"/>
                          <w:sz w:val="16"/>
                          <w:szCs w:val="16"/>
                        </w:rPr>
                        <w:t>Figure</w:t>
                      </w:r>
                      <w:r>
                        <w:rPr>
                          <w:rFonts w:ascii="Arial" w:hAnsi="Arial" w:cs="Arial"/>
                          <w:sz w:val="16"/>
                          <w:szCs w:val="16"/>
                        </w:rPr>
                        <w:t xml:space="preserve"> 2</w:t>
                      </w:r>
                      <w:r w:rsidRPr="00092A0D">
                        <w:rPr>
                          <w:rFonts w:ascii="Arial" w:hAnsi="Arial" w:cs="Arial"/>
                          <w:sz w:val="16"/>
                          <w:szCs w:val="16"/>
                        </w:rPr>
                        <w:t xml:space="preserve">. </w:t>
                      </w:r>
                      <w:r>
                        <w:rPr>
                          <w:rFonts w:ascii="Arial" w:hAnsi="Arial" w:cs="Arial"/>
                          <w:sz w:val="16"/>
                          <w:szCs w:val="16"/>
                        </w:rPr>
                        <w:t xml:space="preserve">A taxonomy is assigned to a query sequence by traversing a Markov chain model tree associated with the taxonomic tree. First, a phylum level taxonomy is assigned and it corresponds to a phylum with the highest posterior probability of the query sequence coming from the given phylum model. granted that the posterior probability is below the given model’s </w:t>
                      </w:r>
                      <w:proofErr w:type="spellStart"/>
                      <w:r>
                        <w:rPr>
                          <w:rFonts w:ascii="Arial" w:hAnsi="Arial" w:cs="Arial"/>
                          <w:sz w:val="16"/>
                          <w:szCs w:val="16"/>
                        </w:rPr>
                        <w:t>CETh</w:t>
                      </w:r>
                      <w:proofErr w:type="spellEnd"/>
                      <w:r>
                        <w:rPr>
                          <w:rFonts w:ascii="Arial" w:hAnsi="Arial" w:cs="Arial"/>
                          <w:sz w:val="16"/>
                          <w:szCs w:val="16"/>
                        </w:rPr>
                        <w:t xml:space="preserve"> (as indicated by a blue check mark). The process continues until we reach a leaf of the tree or a classification error threshold condition is violated (posterior probability is above the </w:t>
                      </w:r>
                      <w:proofErr w:type="spellStart"/>
                      <w:r>
                        <w:rPr>
                          <w:rFonts w:ascii="Arial" w:hAnsi="Arial" w:cs="Arial"/>
                          <w:sz w:val="16"/>
                          <w:szCs w:val="16"/>
                        </w:rPr>
                        <w:t>CETh</w:t>
                      </w:r>
                      <w:proofErr w:type="spellEnd"/>
                      <w:r>
                        <w:rPr>
                          <w:rFonts w:ascii="Arial" w:hAnsi="Arial" w:cs="Arial"/>
                          <w:sz w:val="16"/>
                          <w:szCs w:val="16"/>
                        </w:rPr>
                        <w:t xml:space="preserve">). In this example, the query sequence is classified as </w:t>
                      </w:r>
                      <w:r w:rsidRPr="00EF5F79">
                        <w:rPr>
                          <w:rFonts w:ascii="Arial" w:hAnsi="Arial" w:cs="Arial"/>
                          <w:i/>
                          <w:sz w:val="16"/>
                          <w:szCs w:val="16"/>
                        </w:rPr>
                        <w:t xml:space="preserve">Lactobacillus </w:t>
                      </w:r>
                      <w:proofErr w:type="spellStart"/>
                      <w:r w:rsidRPr="00EF5F79">
                        <w:rPr>
                          <w:rFonts w:ascii="Arial" w:hAnsi="Arial" w:cs="Arial"/>
                          <w:i/>
                          <w:sz w:val="16"/>
                          <w:szCs w:val="16"/>
                        </w:rPr>
                        <w:t>crispatus</w:t>
                      </w:r>
                      <w:proofErr w:type="spellEnd"/>
                      <w:r>
                        <w:rPr>
                          <w:rFonts w:ascii="Arial" w:hAnsi="Arial" w:cs="Arial"/>
                          <w:i/>
                          <w:sz w:val="16"/>
                          <w:szCs w:val="16"/>
                        </w:rPr>
                        <w:t xml:space="preserve"> </w:t>
                      </w:r>
                      <w:r>
                        <w:rPr>
                          <w:rFonts w:ascii="Arial" w:hAnsi="Arial" w:cs="Arial"/>
                          <w:sz w:val="16"/>
                          <w:szCs w:val="16"/>
                        </w:rPr>
                        <w:t>(</w:t>
                      </w:r>
                      <w:r w:rsidRPr="003F32BA">
                        <w:rPr>
                          <w:rFonts w:ascii="Arial" w:hAnsi="Arial" w:cs="Arial"/>
                          <w:i/>
                          <w:sz w:val="16"/>
                          <w:szCs w:val="16"/>
                        </w:rPr>
                        <w:t xml:space="preserve">L. </w:t>
                      </w:r>
                      <w:proofErr w:type="spellStart"/>
                      <w:r w:rsidRPr="003F32BA">
                        <w:rPr>
                          <w:rFonts w:ascii="Arial" w:hAnsi="Arial" w:cs="Arial"/>
                          <w:i/>
                          <w:sz w:val="16"/>
                          <w:szCs w:val="16"/>
                        </w:rPr>
                        <w:t>cr</w:t>
                      </w:r>
                      <w:proofErr w:type="spellEnd"/>
                      <w:r>
                        <w:rPr>
                          <w:rFonts w:ascii="Arial" w:hAnsi="Arial" w:cs="Arial"/>
                          <w:sz w:val="16"/>
                          <w:szCs w:val="16"/>
                        </w:rPr>
                        <w:t xml:space="preserve">). </w:t>
                      </w:r>
                    </w:p>
                  </w:txbxContent>
                </v:textbox>
                <w10:anchorlock/>
              </v:shape>
            </w:pict>
          </mc:Fallback>
        </mc:AlternateContent>
      </w:r>
    </w:p>
    <w:p w14:paraId="20A4D5C1" w14:textId="77777777" w:rsidR="005C28FE" w:rsidRDefault="005C28FE" w:rsidP="0084167A">
      <w:pPr>
        <w:rPr>
          <w:rFonts w:ascii="Arial" w:hAnsi="Arial" w:cs="Arial"/>
          <w:b/>
          <w:sz w:val="20"/>
          <w:szCs w:val="20"/>
        </w:rPr>
      </w:pPr>
    </w:p>
    <w:p w14:paraId="37DECEA2" w14:textId="77777777" w:rsidR="005C28FE" w:rsidRDefault="005C28FE" w:rsidP="0084167A">
      <w:pPr>
        <w:rPr>
          <w:rFonts w:ascii="Arial" w:hAnsi="Arial" w:cs="Arial"/>
          <w:b/>
          <w:sz w:val="20"/>
          <w:szCs w:val="20"/>
        </w:rPr>
      </w:pPr>
    </w:p>
    <w:p w14:paraId="20A87DF1" w14:textId="0F84233A" w:rsidR="005459EF" w:rsidRDefault="00A075FC" w:rsidP="0084167A">
      <w:pPr>
        <w:rPr>
          <w:rFonts w:ascii="Arial" w:hAnsi="Arial" w:cs="Arial"/>
          <w:b/>
          <w:sz w:val="20"/>
          <w:szCs w:val="20"/>
        </w:rPr>
      </w:pPr>
      <w:r>
        <w:rPr>
          <w:rFonts w:ascii="Arial" w:hAnsi="Arial" w:cs="Arial"/>
          <w:b/>
          <w:noProof/>
          <w:sz w:val="20"/>
          <w:szCs w:val="20"/>
        </w:rPr>
        <w:drawing>
          <wp:inline distT="0" distB="0" distL="0" distR="0" wp14:anchorId="71F74C02" wp14:editId="08CB83C7">
            <wp:extent cx="4280535" cy="3338579"/>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2.pdf"/>
                    <pic:cNvPicPr/>
                  </pic:nvPicPr>
                  <pic:blipFill>
                    <a:blip r:embed="rId14">
                      <a:extLst>
                        <a:ext uri="{28A0092B-C50C-407E-A947-70E740481C1C}">
                          <a14:useLocalDpi xmlns:a14="http://schemas.microsoft.com/office/drawing/2010/main" val="0"/>
                        </a:ext>
                      </a:extLst>
                    </a:blip>
                    <a:stretch>
                      <a:fillRect/>
                    </a:stretch>
                  </pic:blipFill>
                  <pic:spPr>
                    <a:xfrm>
                      <a:off x="0" y="0"/>
                      <a:ext cx="4314298" cy="3364912"/>
                    </a:xfrm>
                    <a:prstGeom prst="rect">
                      <a:avLst/>
                    </a:prstGeom>
                  </pic:spPr>
                </pic:pic>
              </a:graphicData>
            </a:graphic>
          </wp:inline>
        </w:drawing>
      </w:r>
    </w:p>
    <w:p w14:paraId="160F8AFD" w14:textId="478AB5FC" w:rsidR="00A075FC" w:rsidRDefault="00A075FC" w:rsidP="0084167A">
      <w:pPr>
        <w:rPr>
          <w:rFonts w:ascii="Arial" w:hAnsi="Arial" w:cs="Arial"/>
          <w:b/>
          <w:sz w:val="20"/>
          <w:szCs w:val="20"/>
        </w:rPr>
      </w:pPr>
      <w:r>
        <w:rPr>
          <w:noProof/>
          <w:sz w:val="20"/>
          <w:szCs w:val="20"/>
        </w:rPr>
        <mc:AlternateContent>
          <mc:Choice Requires="wps">
            <w:drawing>
              <wp:inline distT="0" distB="0" distL="0" distR="0" wp14:anchorId="2F7458D8" wp14:editId="1D811736">
                <wp:extent cx="5347335" cy="523240"/>
                <wp:effectExtent l="0" t="0" r="0" b="1016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7335" cy="523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5700A5" w14:textId="2F1D7863" w:rsidR="00A93B8A" w:rsidRPr="00475007" w:rsidRDefault="00A93B8A" w:rsidP="00A075FC">
                            <w:pPr>
                              <w:rPr>
                                <w:rFonts w:ascii="Arial" w:hAnsi="Arial" w:cs="Arial"/>
                                <w:sz w:val="16"/>
                                <w:szCs w:val="16"/>
                              </w:rPr>
                            </w:pPr>
                            <w:r w:rsidRPr="00092A0D">
                              <w:rPr>
                                <w:rFonts w:ascii="Arial" w:hAnsi="Arial" w:cs="Arial"/>
                                <w:sz w:val="16"/>
                                <w:szCs w:val="16"/>
                              </w:rPr>
                              <w:t>Figure</w:t>
                            </w:r>
                            <w:r w:rsidR="005C28FE">
                              <w:rPr>
                                <w:rFonts w:ascii="Arial" w:hAnsi="Arial" w:cs="Arial"/>
                                <w:sz w:val="16"/>
                                <w:szCs w:val="16"/>
                              </w:rPr>
                              <w:t xml:space="preserve"> S1</w:t>
                            </w:r>
                            <w:r w:rsidRPr="00092A0D">
                              <w:rPr>
                                <w:rFonts w:ascii="Arial" w:hAnsi="Arial" w:cs="Arial"/>
                                <w:sz w:val="16"/>
                                <w:szCs w:val="16"/>
                              </w:rPr>
                              <w:t xml:space="preserve">. </w:t>
                            </w:r>
                            <w:r>
                              <w:rPr>
                                <w:rFonts w:ascii="Arial" w:hAnsi="Arial" w:cs="Arial"/>
                                <w:sz w:val="16"/>
                                <w:szCs w:val="16"/>
                              </w:rPr>
                              <w:t xml:space="preserve">Rate of </w:t>
                            </w:r>
                            <w:proofErr w:type="spellStart"/>
                            <w:r w:rsidR="00BE519D">
                              <w:rPr>
                                <w:rFonts w:ascii="Arial" w:hAnsi="Arial" w:cs="Arial"/>
                                <w:sz w:val="16"/>
                                <w:szCs w:val="16"/>
                              </w:rPr>
                              <w:t>speciateIT</w:t>
                            </w:r>
                            <w:proofErr w:type="spellEnd"/>
                            <w:r w:rsidR="00BE519D">
                              <w:rPr>
                                <w:rFonts w:ascii="Arial" w:hAnsi="Arial" w:cs="Arial"/>
                                <w:sz w:val="16"/>
                                <w:szCs w:val="16"/>
                              </w:rPr>
                              <w:t xml:space="preserve"> </w:t>
                            </w:r>
                            <w:r>
                              <w:rPr>
                                <w:rFonts w:ascii="Arial" w:hAnsi="Arial" w:cs="Arial"/>
                                <w:sz w:val="16"/>
                                <w:szCs w:val="16"/>
                              </w:rPr>
                              <w:t xml:space="preserve">classification of individual sequences using the V1V3, V3V4, and V4 models on a 2015 </w:t>
                            </w:r>
                            <w:proofErr w:type="spellStart"/>
                            <w:r>
                              <w:rPr>
                                <w:rFonts w:ascii="Arial" w:hAnsi="Arial" w:cs="Arial"/>
                                <w:sz w:val="16"/>
                                <w:szCs w:val="16"/>
                              </w:rPr>
                              <w:t>Macbook</w:t>
                            </w:r>
                            <w:proofErr w:type="spellEnd"/>
                            <w:r>
                              <w:rPr>
                                <w:rFonts w:ascii="Arial" w:hAnsi="Arial" w:cs="Arial"/>
                                <w:sz w:val="16"/>
                                <w:szCs w:val="16"/>
                              </w:rPr>
                              <w:t xml:space="preserve"> Pro.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7458D8" id="_x0000_s1028" type="#_x0000_t202" style="width:421.05pt;height:4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" filled="f" stroked="f">
                <v:textbox>
                  <w:txbxContent>
                    <w:p w14:paraId="555700A5" w14:textId="2F1D7863" w:rsidR="00A93B8A" w:rsidRPr="00475007" w:rsidRDefault="00A93B8A" w:rsidP="00A075FC">
                      <w:pPr>
                        <w:rPr>
                          <w:rFonts w:ascii="Arial" w:hAnsi="Arial" w:cs="Arial"/>
                          <w:sz w:val="16"/>
                          <w:szCs w:val="16"/>
                        </w:rPr>
                      </w:pPr>
                      <w:r w:rsidRPr="00092A0D">
                        <w:rPr>
                          <w:rFonts w:ascii="Arial" w:hAnsi="Arial" w:cs="Arial"/>
                          <w:sz w:val="16"/>
                          <w:szCs w:val="16"/>
                        </w:rPr>
                        <w:t>Figure</w:t>
                      </w:r>
                      <w:r w:rsidR="005C28FE">
                        <w:rPr>
                          <w:rFonts w:ascii="Arial" w:hAnsi="Arial" w:cs="Arial"/>
                          <w:sz w:val="16"/>
                          <w:szCs w:val="16"/>
                        </w:rPr>
                        <w:t xml:space="preserve"> S1</w:t>
                      </w:r>
                      <w:r w:rsidRPr="00092A0D">
                        <w:rPr>
                          <w:rFonts w:ascii="Arial" w:hAnsi="Arial" w:cs="Arial"/>
                          <w:sz w:val="16"/>
                          <w:szCs w:val="16"/>
                        </w:rPr>
                        <w:t xml:space="preserve">. </w:t>
                      </w:r>
                      <w:r>
                        <w:rPr>
                          <w:rFonts w:ascii="Arial" w:hAnsi="Arial" w:cs="Arial"/>
                          <w:sz w:val="16"/>
                          <w:szCs w:val="16"/>
                        </w:rPr>
                        <w:t xml:space="preserve">Rate of </w:t>
                      </w:r>
                      <w:proofErr w:type="spellStart"/>
                      <w:r w:rsidR="00BE519D">
                        <w:rPr>
                          <w:rFonts w:ascii="Arial" w:hAnsi="Arial" w:cs="Arial"/>
                          <w:sz w:val="16"/>
                          <w:szCs w:val="16"/>
                        </w:rPr>
                        <w:t>speciateIT</w:t>
                      </w:r>
                      <w:proofErr w:type="spellEnd"/>
                      <w:r w:rsidR="00BE519D">
                        <w:rPr>
                          <w:rFonts w:ascii="Arial" w:hAnsi="Arial" w:cs="Arial"/>
                          <w:sz w:val="16"/>
                          <w:szCs w:val="16"/>
                        </w:rPr>
                        <w:t xml:space="preserve"> </w:t>
                      </w:r>
                      <w:r>
                        <w:rPr>
                          <w:rFonts w:ascii="Arial" w:hAnsi="Arial" w:cs="Arial"/>
                          <w:sz w:val="16"/>
                          <w:szCs w:val="16"/>
                        </w:rPr>
                        <w:t xml:space="preserve">classification of individual sequences using the V1V3, V3V4, and V4 models on a 2015 </w:t>
                      </w:r>
                      <w:proofErr w:type="spellStart"/>
                      <w:r>
                        <w:rPr>
                          <w:rFonts w:ascii="Arial" w:hAnsi="Arial" w:cs="Arial"/>
                          <w:sz w:val="16"/>
                          <w:szCs w:val="16"/>
                        </w:rPr>
                        <w:t>Macbook</w:t>
                      </w:r>
                      <w:proofErr w:type="spellEnd"/>
                      <w:r>
                        <w:rPr>
                          <w:rFonts w:ascii="Arial" w:hAnsi="Arial" w:cs="Arial"/>
                          <w:sz w:val="16"/>
                          <w:szCs w:val="16"/>
                        </w:rPr>
                        <w:t xml:space="preserve"> Pro.</w:t>
                      </w:r>
                    </w:p>
                  </w:txbxContent>
                </v:textbox>
                <w10:anchorlock/>
              </v:shape>
            </w:pict>
          </mc:Fallback>
        </mc:AlternateContent>
      </w:r>
    </w:p>
    <w:p w14:paraId="06ADF53B" w14:textId="03FFAD6E" w:rsidR="0084167A" w:rsidRPr="009C0D21" w:rsidRDefault="0084167A" w:rsidP="0084167A">
      <w:pPr>
        <w:rPr>
          <w:rFonts w:ascii="Arial" w:hAnsi="Arial" w:cs="Arial"/>
          <w:b/>
          <w:sz w:val="20"/>
          <w:szCs w:val="20"/>
        </w:rPr>
      </w:pPr>
      <w:r>
        <w:rPr>
          <w:rFonts w:ascii="Arial" w:hAnsi="Arial" w:cs="Arial"/>
          <w:b/>
          <w:noProof/>
          <w:sz w:val="20"/>
          <w:szCs w:val="20"/>
        </w:rPr>
        <w:lastRenderedPageBreak/>
        <w:drawing>
          <wp:inline distT="0" distB="0" distL="0" distR="0" wp14:anchorId="3E680E61" wp14:editId="38FC6380">
            <wp:extent cx="4959265" cy="2134289"/>
            <wp:effectExtent l="0" t="0" r="0" b="0"/>
            <wp:docPr id="18" name="Picture 18" descr="Manuscript/figure%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nuscript/figure%201.pdf"/>
                    <pic:cNvPicPr>
                      <a:picLocks noChangeAspect="1" noChangeArrowheads="1"/>
                    </pic:cNvPicPr>
                  </pic:nvPicPr>
                  <pic:blipFill rotWithShape="1">
                    <a:blip r:embed="rId15">
                      <a:extLst>
                        <a:ext uri="{28A0092B-C50C-407E-A947-70E740481C1C}">
                          <a14:useLocalDpi xmlns:a14="http://schemas.microsoft.com/office/drawing/2010/main" val="0"/>
                        </a:ext>
                      </a:extLst>
                    </a:blip>
                    <a:srcRect l="13434" t="12525" r="17179" b="65065"/>
                    <a:stretch/>
                  </pic:blipFill>
                  <pic:spPr bwMode="auto">
                    <a:xfrm>
                      <a:off x="0" y="0"/>
                      <a:ext cx="4974304" cy="2140761"/>
                    </a:xfrm>
                    <a:prstGeom prst="rect">
                      <a:avLst/>
                    </a:prstGeom>
                    <a:noFill/>
                    <a:ln>
                      <a:noFill/>
                    </a:ln>
                    <a:extLst>
                      <a:ext uri="{53640926-AAD7-44D8-BBD7-CCE9431645EC}">
                        <a14:shadowObscured xmlns:a14="http://schemas.microsoft.com/office/drawing/2010/main"/>
                      </a:ext>
                    </a:extLst>
                  </pic:spPr>
                </pic:pic>
              </a:graphicData>
            </a:graphic>
          </wp:inline>
        </w:drawing>
      </w:r>
    </w:p>
    <w:p w14:paraId="5AA57F8B" w14:textId="77777777" w:rsidR="0084167A" w:rsidRDefault="0084167A" w:rsidP="0084167A">
      <w:pPr>
        <w:rPr>
          <w:rFonts w:ascii="Arial" w:hAnsi="Arial" w:cs="Arial"/>
          <w:sz w:val="20"/>
          <w:szCs w:val="20"/>
        </w:rPr>
      </w:pPr>
      <w:r>
        <w:rPr>
          <w:rFonts w:ascii="Arial" w:hAnsi="Arial" w:cs="Arial"/>
          <w:noProof/>
          <w:sz w:val="20"/>
          <w:szCs w:val="20"/>
        </w:rPr>
        <mc:AlternateContent>
          <mc:Choice Requires="wps">
            <w:drawing>
              <wp:inline distT="0" distB="0" distL="0" distR="0" wp14:anchorId="4581EB2F" wp14:editId="24284111">
                <wp:extent cx="4966335" cy="360680"/>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66335" cy="3606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D7839A" w14:textId="48CAA3C1" w:rsidR="00A93B8A" w:rsidRPr="00092A0D" w:rsidRDefault="00A93B8A" w:rsidP="0084167A">
                            <w:pPr>
                              <w:rPr>
                                <w:rFonts w:ascii="Arial" w:hAnsi="Arial" w:cs="Arial"/>
                                <w:sz w:val="16"/>
                                <w:szCs w:val="16"/>
                              </w:rPr>
                            </w:pPr>
                            <w:r>
                              <w:rPr>
                                <w:rFonts w:ascii="Arial" w:hAnsi="Arial" w:cs="Arial"/>
                                <w:sz w:val="16"/>
                                <w:szCs w:val="16"/>
                              </w:rPr>
                              <w:t>F</w:t>
                            </w:r>
                            <w:r w:rsidR="005C28FE">
                              <w:rPr>
                                <w:rFonts w:ascii="Arial" w:hAnsi="Arial" w:cs="Arial"/>
                                <w:sz w:val="16"/>
                                <w:szCs w:val="16"/>
                              </w:rPr>
                              <w:t>igure S2</w:t>
                            </w:r>
                            <w:r w:rsidRPr="00092A0D">
                              <w:rPr>
                                <w:rFonts w:ascii="Arial" w:hAnsi="Arial" w:cs="Arial"/>
                                <w:sz w:val="16"/>
                                <w:szCs w:val="16"/>
                              </w:rPr>
                              <w:t>. Sequences are grouped tog</w:t>
                            </w:r>
                            <w:r>
                              <w:rPr>
                                <w:rFonts w:ascii="Arial" w:hAnsi="Arial" w:cs="Arial"/>
                                <w:sz w:val="16"/>
                                <w:szCs w:val="16"/>
                              </w:rPr>
                              <w:t>ether at each taxonomic level. Each cluster of sequences is used to estimated 0</w:t>
                            </w:r>
                            <w:r w:rsidRPr="00E14842">
                              <w:rPr>
                                <w:rFonts w:ascii="Arial" w:hAnsi="Arial" w:cs="Arial"/>
                                <w:sz w:val="16"/>
                                <w:szCs w:val="16"/>
                                <w:vertAlign w:val="superscript"/>
                              </w:rPr>
                              <w:t>th</w:t>
                            </w:r>
                            <w:r>
                              <w:rPr>
                                <w:rFonts w:ascii="Arial" w:hAnsi="Arial" w:cs="Arial"/>
                                <w:sz w:val="16"/>
                                <w:szCs w:val="16"/>
                              </w:rPr>
                              <w:t xml:space="preserve"> – 7</w:t>
                            </w:r>
                            <w:r w:rsidRPr="00E14842">
                              <w:rPr>
                                <w:rFonts w:ascii="Arial" w:hAnsi="Arial" w:cs="Arial"/>
                                <w:sz w:val="16"/>
                                <w:szCs w:val="16"/>
                                <w:vertAlign w:val="superscript"/>
                              </w:rPr>
                              <w:t>th</w:t>
                            </w:r>
                            <w:r>
                              <w:rPr>
                                <w:rFonts w:ascii="Arial" w:hAnsi="Arial" w:cs="Arial"/>
                                <w:sz w:val="16"/>
                                <w:szCs w:val="16"/>
                              </w:rPr>
                              <w:t xml:space="preserve"> Markov chain models.</w:t>
                            </w:r>
                            <w:r w:rsidRPr="00092A0D">
                              <w:rPr>
                                <w:rFonts w:ascii="Arial" w:hAnsi="Arial" w:cs="Arial"/>
                                <w:sz w:val="16"/>
                                <w:szCs w:val="16"/>
                              </w:rPr>
                              <w:t xml:space="preserve"> Each dot represents one curated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81EB2F" id="Text Box 2" o:spid="_x0000_s1029" type="#_x0000_t202" style="width:391.05pt;height:2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" filled="f" stroked="f">
                <v:textbox>
                  <w:txbxContent>
                    <w:p w14:paraId="7FD7839A" w14:textId="48CAA3C1" w:rsidR="00A93B8A" w:rsidRPr="00092A0D" w:rsidRDefault="00A93B8A" w:rsidP="0084167A">
                      <w:pPr>
                        <w:rPr>
                          <w:rFonts w:ascii="Arial" w:hAnsi="Arial" w:cs="Arial"/>
                          <w:sz w:val="16"/>
                          <w:szCs w:val="16"/>
                        </w:rPr>
                      </w:pPr>
                      <w:r>
                        <w:rPr>
                          <w:rFonts w:ascii="Arial" w:hAnsi="Arial" w:cs="Arial"/>
                          <w:sz w:val="16"/>
                          <w:szCs w:val="16"/>
                        </w:rPr>
                        <w:t>F</w:t>
                      </w:r>
                      <w:r w:rsidR="005C28FE">
                        <w:rPr>
                          <w:rFonts w:ascii="Arial" w:hAnsi="Arial" w:cs="Arial"/>
                          <w:sz w:val="16"/>
                          <w:szCs w:val="16"/>
                        </w:rPr>
                        <w:t>igure S2</w:t>
                      </w:r>
                      <w:r w:rsidRPr="00092A0D">
                        <w:rPr>
                          <w:rFonts w:ascii="Arial" w:hAnsi="Arial" w:cs="Arial"/>
                          <w:sz w:val="16"/>
                          <w:szCs w:val="16"/>
                        </w:rPr>
                        <w:t>. Sequences are grouped tog</w:t>
                      </w:r>
                      <w:r>
                        <w:rPr>
                          <w:rFonts w:ascii="Arial" w:hAnsi="Arial" w:cs="Arial"/>
                          <w:sz w:val="16"/>
                          <w:szCs w:val="16"/>
                        </w:rPr>
                        <w:t>ether at each taxonomic level. Each cluster of sequences is used to estimated 0</w:t>
                      </w:r>
                      <w:r w:rsidRPr="00E14842">
                        <w:rPr>
                          <w:rFonts w:ascii="Arial" w:hAnsi="Arial" w:cs="Arial"/>
                          <w:sz w:val="16"/>
                          <w:szCs w:val="16"/>
                          <w:vertAlign w:val="superscript"/>
                        </w:rPr>
                        <w:t>th</w:t>
                      </w:r>
                      <w:r>
                        <w:rPr>
                          <w:rFonts w:ascii="Arial" w:hAnsi="Arial" w:cs="Arial"/>
                          <w:sz w:val="16"/>
                          <w:szCs w:val="16"/>
                        </w:rPr>
                        <w:t xml:space="preserve"> – 7</w:t>
                      </w:r>
                      <w:r w:rsidRPr="00E14842">
                        <w:rPr>
                          <w:rFonts w:ascii="Arial" w:hAnsi="Arial" w:cs="Arial"/>
                          <w:sz w:val="16"/>
                          <w:szCs w:val="16"/>
                          <w:vertAlign w:val="superscript"/>
                        </w:rPr>
                        <w:t>th</w:t>
                      </w:r>
                      <w:r>
                        <w:rPr>
                          <w:rFonts w:ascii="Arial" w:hAnsi="Arial" w:cs="Arial"/>
                          <w:sz w:val="16"/>
                          <w:szCs w:val="16"/>
                        </w:rPr>
                        <w:t xml:space="preserve"> Markov chain models.</w:t>
                      </w:r>
                      <w:r w:rsidRPr="00092A0D">
                        <w:rPr>
                          <w:rFonts w:ascii="Arial" w:hAnsi="Arial" w:cs="Arial"/>
                          <w:sz w:val="16"/>
                          <w:szCs w:val="16"/>
                        </w:rPr>
                        <w:t xml:space="preserve"> Each dot represents one curated sequence.</w:t>
                      </w:r>
                    </w:p>
                  </w:txbxContent>
                </v:textbox>
                <w10:anchorlock/>
              </v:shape>
            </w:pict>
          </mc:Fallback>
        </mc:AlternateContent>
      </w:r>
      <w:r w:rsidRPr="00AD1AC1">
        <w:rPr>
          <w:rFonts w:ascii="Arial" w:hAnsi="Arial" w:cs="Arial"/>
          <w:sz w:val="20"/>
          <w:szCs w:val="20"/>
        </w:rPr>
        <w:t xml:space="preserve"> </w:t>
      </w:r>
    </w:p>
    <w:p w14:paraId="1A1AF0A8" w14:textId="77777777" w:rsidR="0084167A" w:rsidRDefault="0084167A" w:rsidP="0084167A">
      <w:pPr>
        <w:tabs>
          <w:tab w:val="left" w:pos="6114"/>
        </w:tabs>
        <w:rPr>
          <w:rFonts w:ascii="Arial" w:hAnsi="Arial" w:cs="Arial"/>
          <w:sz w:val="20"/>
          <w:szCs w:val="20"/>
        </w:rPr>
      </w:pPr>
      <w:r>
        <w:rPr>
          <w:rFonts w:ascii="Arial" w:hAnsi="Arial" w:cs="Arial"/>
          <w:sz w:val="20"/>
          <w:szCs w:val="20"/>
        </w:rPr>
        <w:tab/>
      </w:r>
    </w:p>
    <w:p w14:paraId="168F2BDC" w14:textId="77777777" w:rsidR="0084167A" w:rsidRPr="00AD1AC1" w:rsidRDefault="0084167A" w:rsidP="0084167A">
      <w:pPr>
        <w:tabs>
          <w:tab w:val="left" w:pos="6114"/>
        </w:tabs>
        <w:rPr>
          <w:rFonts w:ascii="Arial" w:hAnsi="Arial" w:cs="Arial"/>
          <w:sz w:val="20"/>
          <w:szCs w:val="20"/>
        </w:rPr>
      </w:pPr>
    </w:p>
    <w:tbl>
      <w:tblPr>
        <w:tblW w:w="0" w:type="auto"/>
        <w:tblInd w:w="204" w:type="dxa"/>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1505"/>
        <w:gridCol w:w="932"/>
        <w:gridCol w:w="949"/>
        <w:gridCol w:w="949"/>
        <w:gridCol w:w="1138"/>
        <w:gridCol w:w="990"/>
        <w:gridCol w:w="990"/>
      </w:tblGrid>
      <w:tr w:rsidR="0084167A" w:rsidRPr="00D84717" w14:paraId="0B977A65" w14:textId="77777777" w:rsidTr="00B31B40">
        <w:trPr>
          <w:trHeight w:val="171"/>
        </w:trPr>
        <w:tc>
          <w:tcPr>
            <w:tcW w:w="1468" w:type="dxa"/>
            <w:shd w:val="clear" w:color="auto" w:fill="auto"/>
            <w:tcMar>
              <w:top w:w="60" w:type="dxa"/>
              <w:left w:w="60" w:type="dxa"/>
              <w:bottom w:w="60" w:type="dxa"/>
              <w:right w:w="60" w:type="dxa"/>
            </w:tcMar>
            <w:vAlign w:val="center"/>
          </w:tcPr>
          <w:p w14:paraId="0D924DB3" w14:textId="77777777" w:rsidR="0084167A" w:rsidRPr="001219AA" w:rsidRDefault="0084167A" w:rsidP="00602245">
            <w:pPr>
              <w:jc w:val="center"/>
              <w:rPr>
                <w:rFonts w:ascii="Myriad Pro" w:hAnsi="Myriad Pro" w:cs="Times New Roman"/>
                <w:sz w:val="18"/>
                <w:szCs w:val="18"/>
              </w:rPr>
            </w:pPr>
          </w:p>
        </w:tc>
        <w:tc>
          <w:tcPr>
            <w:tcW w:w="932" w:type="dxa"/>
            <w:shd w:val="clear" w:color="auto" w:fill="auto"/>
            <w:tcMar>
              <w:top w:w="60" w:type="dxa"/>
              <w:left w:w="60" w:type="dxa"/>
              <w:bottom w:w="60" w:type="dxa"/>
              <w:right w:w="60" w:type="dxa"/>
            </w:tcMar>
            <w:vAlign w:val="center"/>
          </w:tcPr>
          <w:p w14:paraId="40BB7709" w14:textId="77777777" w:rsidR="0084167A" w:rsidRPr="001219AA" w:rsidRDefault="0084167A" w:rsidP="00602245">
            <w:pPr>
              <w:jc w:val="center"/>
              <w:rPr>
                <w:rFonts w:ascii="Myriad Pro" w:hAnsi="Myriad Pro" w:cs="Times New Roman"/>
                <w:sz w:val="18"/>
                <w:szCs w:val="18"/>
              </w:rPr>
            </w:pPr>
            <w:r w:rsidRPr="001219AA">
              <w:rPr>
                <w:rFonts w:ascii="Myriad Pro" w:hAnsi="Myriad Pro" w:cs="Times New Roman"/>
                <w:b/>
                <w:bCs/>
                <w:color w:val="000000"/>
                <w:sz w:val="18"/>
                <w:szCs w:val="18"/>
              </w:rPr>
              <w:t>A | 7mer</w:t>
            </w:r>
            <w:r w:rsidRPr="001219AA">
              <w:rPr>
                <w:rFonts w:ascii="Myriad Pro" w:hAnsi="Myriad Pro" w:cs="Times New Roman"/>
                <w:b/>
                <w:bCs/>
                <w:color w:val="000000"/>
                <w:sz w:val="18"/>
                <w:szCs w:val="18"/>
                <w:vertAlign w:val="subscript"/>
              </w:rPr>
              <w:t>a</w:t>
            </w:r>
          </w:p>
        </w:tc>
        <w:tc>
          <w:tcPr>
            <w:tcW w:w="949" w:type="dxa"/>
            <w:shd w:val="clear" w:color="auto" w:fill="auto"/>
            <w:tcMar>
              <w:top w:w="60" w:type="dxa"/>
              <w:left w:w="60" w:type="dxa"/>
              <w:bottom w:w="60" w:type="dxa"/>
              <w:right w:w="60" w:type="dxa"/>
            </w:tcMar>
            <w:vAlign w:val="center"/>
          </w:tcPr>
          <w:p w14:paraId="72D27825" w14:textId="77777777" w:rsidR="0084167A" w:rsidRPr="001219AA" w:rsidRDefault="0084167A" w:rsidP="00602245">
            <w:pPr>
              <w:jc w:val="center"/>
              <w:rPr>
                <w:rFonts w:ascii="Myriad Pro" w:hAnsi="Myriad Pro" w:cs="Times New Roman"/>
                <w:sz w:val="18"/>
                <w:szCs w:val="18"/>
              </w:rPr>
            </w:pPr>
            <w:r w:rsidRPr="001219AA">
              <w:rPr>
                <w:rFonts w:ascii="Myriad Pro" w:hAnsi="Myriad Pro" w:cs="Times New Roman"/>
                <w:b/>
                <w:bCs/>
                <w:color w:val="000000"/>
                <w:sz w:val="18"/>
                <w:szCs w:val="18"/>
              </w:rPr>
              <w:t>C | 7mer</w:t>
            </w:r>
            <w:r w:rsidRPr="001219AA">
              <w:rPr>
                <w:rFonts w:ascii="Myriad Pro" w:hAnsi="Myriad Pro" w:cs="Times New Roman"/>
                <w:b/>
                <w:bCs/>
                <w:color w:val="000000"/>
                <w:sz w:val="18"/>
                <w:szCs w:val="18"/>
                <w:vertAlign w:val="subscript"/>
              </w:rPr>
              <w:t>a</w:t>
            </w:r>
          </w:p>
        </w:tc>
        <w:tc>
          <w:tcPr>
            <w:tcW w:w="949" w:type="dxa"/>
            <w:shd w:val="clear" w:color="auto" w:fill="auto"/>
            <w:tcMar>
              <w:top w:w="60" w:type="dxa"/>
              <w:left w:w="60" w:type="dxa"/>
              <w:bottom w:w="60" w:type="dxa"/>
              <w:right w:w="60" w:type="dxa"/>
            </w:tcMar>
            <w:vAlign w:val="center"/>
          </w:tcPr>
          <w:p w14:paraId="0F582884" w14:textId="77777777" w:rsidR="0084167A" w:rsidRPr="001219AA" w:rsidRDefault="0084167A" w:rsidP="00602245">
            <w:pPr>
              <w:jc w:val="center"/>
              <w:rPr>
                <w:rFonts w:ascii="Myriad Pro" w:hAnsi="Myriad Pro" w:cs="Times New Roman"/>
                <w:sz w:val="18"/>
                <w:szCs w:val="18"/>
              </w:rPr>
            </w:pPr>
            <w:r w:rsidRPr="001219AA">
              <w:rPr>
                <w:rFonts w:ascii="Myriad Pro" w:hAnsi="Myriad Pro" w:cs="Times New Roman"/>
                <w:b/>
                <w:bCs/>
                <w:color w:val="000000"/>
                <w:sz w:val="18"/>
                <w:szCs w:val="18"/>
              </w:rPr>
              <w:t xml:space="preserve">G | </w:t>
            </w:r>
            <w:r w:rsidRPr="001219AA">
              <w:rPr>
                <w:rFonts w:ascii="Myriad Pro" w:hAnsi="Myriad Pro" w:cs="Times New Roman"/>
                <w:b/>
                <w:color w:val="000000"/>
                <w:sz w:val="18"/>
                <w:szCs w:val="18"/>
              </w:rPr>
              <w:t>7mer</w:t>
            </w:r>
            <w:r w:rsidRPr="001219AA">
              <w:rPr>
                <w:rFonts w:ascii="Myriad Pro" w:hAnsi="Myriad Pro" w:cs="Times New Roman"/>
                <w:b/>
                <w:color w:val="000000"/>
                <w:sz w:val="18"/>
                <w:szCs w:val="18"/>
                <w:vertAlign w:val="subscript"/>
              </w:rPr>
              <w:t>a</w:t>
            </w:r>
          </w:p>
        </w:tc>
        <w:tc>
          <w:tcPr>
            <w:tcW w:w="1138" w:type="dxa"/>
            <w:shd w:val="clear" w:color="auto" w:fill="auto"/>
            <w:tcMar>
              <w:top w:w="60" w:type="dxa"/>
              <w:left w:w="60" w:type="dxa"/>
              <w:bottom w:w="60" w:type="dxa"/>
              <w:right w:w="60" w:type="dxa"/>
            </w:tcMar>
            <w:vAlign w:val="center"/>
          </w:tcPr>
          <w:p w14:paraId="44171A35" w14:textId="77777777" w:rsidR="0084167A" w:rsidRPr="001219AA" w:rsidRDefault="0084167A" w:rsidP="00602245">
            <w:pPr>
              <w:jc w:val="center"/>
              <w:rPr>
                <w:rFonts w:ascii="Myriad Pro" w:hAnsi="Myriad Pro" w:cs="Times New Roman"/>
                <w:b/>
                <w:sz w:val="18"/>
                <w:szCs w:val="18"/>
              </w:rPr>
            </w:pPr>
            <w:r w:rsidRPr="001219AA">
              <w:rPr>
                <w:rFonts w:ascii="Myriad Pro" w:hAnsi="Myriad Pro" w:cs="Times New Roman"/>
                <w:b/>
                <w:bCs/>
                <w:color w:val="000000"/>
                <w:sz w:val="18"/>
                <w:szCs w:val="18"/>
              </w:rPr>
              <w:t xml:space="preserve">T | </w:t>
            </w:r>
            <w:r w:rsidRPr="001219AA">
              <w:rPr>
                <w:rFonts w:ascii="Myriad Pro" w:hAnsi="Myriad Pro" w:cs="Times New Roman"/>
                <w:b/>
                <w:color w:val="000000"/>
                <w:sz w:val="18"/>
                <w:szCs w:val="18"/>
              </w:rPr>
              <w:t>7mer</w:t>
            </w:r>
            <w:r w:rsidRPr="001219AA">
              <w:rPr>
                <w:rFonts w:ascii="Myriad Pro" w:hAnsi="Myriad Pro" w:cs="Times New Roman"/>
                <w:b/>
                <w:color w:val="000000"/>
                <w:sz w:val="18"/>
                <w:szCs w:val="18"/>
                <w:vertAlign w:val="subscript"/>
              </w:rPr>
              <w:t>a</w:t>
            </w:r>
          </w:p>
        </w:tc>
        <w:tc>
          <w:tcPr>
            <w:tcW w:w="990" w:type="dxa"/>
            <w:shd w:val="clear" w:color="auto" w:fill="auto"/>
            <w:tcMar>
              <w:top w:w="60" w:type="dxa"/>
              <w:left w:w="60" w:type="dxa"/>
              <w:bottom w:w="60" w:type="dxa"/>
              <w:right w:w="60" w:type="dxa"/>
            </w:tcMar>
            <w:vAlign w:val="center"/>
          </w:tcPr>
          <w:p w14:paraId="45553D51" w14:textId="77777777" w:rsidR="0084167A" w:rsidRPr="001219AA" w:rsidRDefault="0084167A" w:rsidP="00602245">
            <w:pPr>
              <w:jc w:val="center"/>
              <w:rPr>
                <w:rFonts w:ascii="Myriad Pro" w:hAnsi="Myriad Pro" w:cs="Times New Roman"/>
                <w:sz w:val="18"/>
                <w:szCs w:val="18"/>
              </w:rPr>
            </w:pPr>
            <w:r w:rsidRPr="001219AA">
              <w:rPr>
                <w:rFonts w:ascii="Myriad Pro" w:hAnsi="Myriad Pro" w:cs="Times New Roman"/>
                <w:b/>
                <w:bCs/>
                <w:color w:val="000000"/>
                <w:sz w:val="18"/>
                <w:szCs w:val="18"/>
              </w:rPr>
              <w:t>A | 7mer</w:t>
            </w:r>
            <w:r w:rsidRPr="001219AA">
              <w:rPr>
                <w:rFonts w:ascii="Myriad Pro" w:hAnsi="Myriad Pro" w:cs="Times New Roman"/>
                <w:b/>
                <w:bCs/>
                <w:color w:val="000000"/>
                <w:sz w:val="18"/>
                <w:szCs w:val="18"/>
                <w:vertAlign w:val="subscript"/>
              </w:rPr>
              <w:t>b</w:t>
            </w:r>
          </w:p>
        </w:tc>
        <w:tc>
          <w:tcPr>
            <w:tcW w:w="990" w:type="dxa"/>
            <w:shd w:val="clear" w:color="auto" w:fill="auto"/>
            <w:tcMar>
              <w:top w:w="60" w:type="dxa"/>
              <w:left w:w="60" w:type="dxa"/>
              <w:bottom w:w="60" w:type="dxa"/>
              <w:right w:w="60" w:type="dxa"/>
            </w:tcMar>
            <w:vAlign w:val="center"/>
          </w:tcPr>
          <w:p w14:paraId="721E3300" w14:textId="77777777" w:rsidR="0084167A" w:rsidRPr="001219AA" w:rsidRDefault="0084167A" w:rsidP="00602245">
            <w:pPr>
              <w:jc w:val="center"/>
              <w:rPr>
                <w:rFonts w:ascii="Myriad Pro" w:hAnsi="Myriad Pro" w:cs="Times New Roman"/>
                <w:sz w:val="18"/>
                <w:szCs w:val="18"/>
              </w:rPr>
            </w:pPr>
            <w:r w:rsidRPr="001219AA">
              <w:rPr>
                <w:rFonts w:ascii="Myriad Pro" w:hAnsi="Myriad Pro" w:cs="Times New Roman"/>
                <w:b/>
                <w:bCs/>
                <w:color w:val="000000"/>
                <w:sz w:val="18"/>
                <w:szCs w:val="18"/>
              </w:rPr>
              <w:t>C | 7mer</w:t>
            </w:r>
            <w:r w:rsidRPr="001219AA">
              <w:rPr>
                <w:rFonts w:ascii="Myriad Pro" w:hAnsi="Myriad Pro" w:cs="Times New Roman"/>
                <w:b/>
                <w:bCs/>
                <w:color w:val="000000"/>
                <w:sz w:val="18"/>
                <w:szCs w:val="18"/>
                <w:vertAlign w:val="subscript"/>
              </w:rPr>
              <w:t>b</w:t>
            </w:r>
          </w:p>
        </w:tc>
      </w:tr>
      <w:tr w:rsidR="0084167A" w:rsidRPr="00D84717" w14:paraId="1B2A68E3" w14:textId="77777777" w:rsidTr="00B31B40">
        <w:trPr>
          <w:trHeight w:val="156"/>
        </w:trPr>
        <w:tc>
          <w:tcPr>
            <w:tcW w:w="1468" w:type="dxa"/>
            <w:shd w:val="clear" w:color="auto" w:fill="auto"/>
            <w:tcMar>
              <w:top w:w="60" w:type="dxa"/>
              <w:left w:w="60" w:type="dxa"/>
              <w:bottom w:w="60" w:type="dxa"/>
              <w:right w:w="60" w:type="dxa"/>
            </w:tcMar>
            <w:vAlign w:val="center"/>
          </w:tcPr>
          <w:p w14:paraId="4D3F1DAD" w14:textId="77777777" w:rsidR="0084167A" w:rsidRPr="001219AA" w:rsidRDefault="0084167A" w:rsidP="00602245">
            <w:pPr>
              <w:jc w:val="center"/>
              <w:rPr>
                <w:rFonts w:ascii="Myriad Pro" w:hAnsi="Myriad Pro" w:cs="Times New Roman"/>
                <w:sz w:val="18"/>
                <w:szCs w:val="18"/>
              </w:rPr>
            </w:pPr>
            <w:r w:rsidRPr="001219AA">
              <w:rPr>
                <w:rFonts w:ascii="Myriad Pro" w:hAnsi="Myriad Pro" w:cs="Times New Roman"/>
                <w:i/>
                <w:iCs/>
                <w:color w:val="008F00"/>
                <w:sz w:val="18"/>
                <w:szCs w:val="18"/>
              </w:rPr>
              <w:t xml:space="preserve">L. </w:t>
            </w:r>
            <w:proofErr w:type="spellStart"/>
            <w:r w:rsidRPr="001219AA">
              <w:rPr>
                <w:rFonts w:ascii="Myriad Pro" w:hAnsi="Myriad Pro" w:cs="Times New Roman"/>
                <w:i/>
                <w:iCs/>
                <w:color w:val="008F00"/>
                <w:sz w:val="18"/>
                <w:szCs w:val="18"/>
              </w:rPr>
              <w:t>iners</w:t>
            </w:r>
            <w:proofErr w:type="spellEnd"/>
          </w:p>
        </w:tc>
        <w:tc>
          <w:tcPr>
            <w:tcW w:w="932" w:type="dxa"/>
            <w:shd w:val="clear" w:color="auto" w:fill="auto"/>
            <w:tcMar>
              <w:top w:w="60" w:type="dxa"/>
              <w:left w:w="60" w:type="dxa"/>
              <w:bottom w:w="60" w:type="dxa"/>
              <w:right w:w="60" w:type="dxa"/>
            </w:tcMar>
            <w:vAlign w:val="center"/>
          </w:tcPr>
          <w:p w14:paraId="09625D67"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1DA5ECF2"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017FC00F"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(G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1138" w:type="dxa"/>
            <w:shd w:val="clear" w:color="auto" w:fill="auto"/>
            <w:tcMar>
              <w:top w:w="60" w:type="dxa"/>
              <w:left w:w="60" w:type="dxa"/>
              <w:bottom w:w="60" w:type="dxa"/>
              <w:right w:w="60" w:type="dxa"/>
            </w:tcMar>
            <w:vAlign w:val="center"/>
          </w:tcPr>
          <w:p w14:paraId="1CF79F25"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(T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62A121E9"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5A9EDA52"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r>
      <w:tr w:rsidR="0084167A" w:rsidRPr="00D84717" w14:paraId="752628B8" w14:textId="77777777" w:rsidTr="00B31B40">
        <w:trPr>
          <w:trHeight w:val="156"/>
        </w:trPr>
        <w:tc>
          <w:tcPr>
            <w:tcW w:w="1468" w:type="dxa"/>
            <w:shd w:val="clear" w:color="auto" w:fill="auto"/>
            <w:tcMar>
              <w:top w:w="60" w:type="dxa"/>
              <w:left w:w="60" w:type="dxa"/>
              <w:bottom w:w="60" w:type="dxa"/>
              <w:right w:w="60" w:type="dxa"/>
            </w:tcMar>
            <w:vAlign w:val="center"/>
          </w:tcPr>
          <w:p w14:paraId="450691EC" w14:textId="77777777" w:rsidR="0084167A" w:rsidRPr="001219AA" w:rsidRDefault="0084167A" w:rsidP="00602245">
            <w:pPr>
              <w:jc w:val="center"/>
              <w:rPr>
                <w:rFonts w:ascii="Myriad Pro" w:hAnsi="Myriad Pro" w:cs="Times New Roman"/>
                <w:sz w:val="18"/>
                <w:szCs w:val="18"/>
              </w:rPr>
            </w:pPr>
            <w:r w:rsidRPr="001219AA">
              <w:rPr>
                <w:rFonts w:ascii="Myriad Pro" w:hAnsi="Myriad Pro" w:cs="Times New Roman"/>
                <w:i/>
                <w:iCs/>
                <w:color w:val="008F00"/>
                <w:sz w:val="18"/>
                <w:szCs w:val="18"/>
              </w:rPr>
              <w:t xml:space="preserve">L. </w:t>
            </w:r>
            <w:proofErr w:type="spellStart"/>
            <w:r w:rsidRPr="001219AA">
              <w:rPr>
                <w:rFonts w:ascii="Myriad Pro" w:hAnsi="Myriad Pro" w:cs="Times New Roman"/>
                <w:i/>
                <w:iCs/>
                <w:color w:val="008F00"/>
                <w:sz w:val="18"/>
                <w:szCs w:val="18"/>
              </w:rPr>
              <w:t>jensenii</w:t>
            </w:r>
            <w:proofErr w:type="spellEnd"/>
          </w:p>
        </w:tc>
        <w:tc>
          <w:tcPr>
            <w:tcW w:w="932" w:type="dxa"/>
            <w:shd w:val="clear" w:color="auto" w:fill="auto"/>
            <w:tcMar>
              <w:top w:w="60" w:type="dxa"/>
              <w:left w:w="60" w:type="dxa"/>
              <w:bottom w:w="60" w:type="dxa"/>
              <w:right w:w="60" w:type="dxa"/>
            </w:tcMar>
            <w:vAlign w:val="center"/>
          </w:tcPr>
          <w:p w14:paraId="2818F330"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603633DB"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1A7033F9"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(G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1138" w:type="dxa"/>
            <w:shd w:val="clear" w:color="auto" w:fill="auto"/>
            <w:tcMar>
              <w:top w:w="60" w:type="dxa"/>
              <w:left w:w="60" w:type="dxa"/>
              <w:bottom w:w="60" w:type="dxa"/>
              <w:right w:w="60" w:type="dxa"/>
            </w:tcMar>
            <w:vAlign w:val="center"/>
          </w:tcPr>
          <w:p w14:paraId="5D86A202"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(T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11021CAB"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19127BDA"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r>
      <w:tr w:rsidR="0084167A" w:rsidRPr="00D84717" w14:paraId="2EA4F982" w14:textId="77777777" w:rsidTr="00B31B40">
        <w:trPr>
          <w:trHeight w:val="156"/>
        </w:trPr>
        <w:tc>
          <w:tcPr>
            <w:tcW w:w="1468" w:type="dxa"/>
            <w:shd w:val="clear" w:color="auto" w:fill="auto"/>
            <w:tcMar>
              <w:top w:w="60" w:type="dxa"/>
              <w:left w:w="60" w:type="dxa"/>
              <w:bottom w:w="60" w:type="dxa"/>
              <w:right w:w="60" w:type="dxa"/>
            </w:tcMar>
            <w:vAlign w:val="center"/>
          </w:tcPr>
          <w:p w14:paraId="53F50278" w14:textId="77777777" w:rsidR="0084167A" w:rsidRPr="001219AA" w:rsidRDefault="0084167A" w:rsidP="00602245">
            <w:pPr>
              <w:jc w:val="center"/>
              <w:rPr>
                <w:rFonts w:ascii="Myriad Pro" w:hAnsi="Myriad Pro" w:cs="Times New Roman"/>
                <w:sz w:val="18"/>
                <w:szCs w:val="18"/>
              </w:rPr>
            </w:pPr>
            <w:r w:rsidRPr="001219AA">
              <w:rPr>
                <w:rFonts w:ascii="Myriad Pro" w:hAnsi="Myriad Pro" w:cs="Times New Roman"/>
                <w:i/>
                <w:iCs/>
                <w:color w:val="008F00"/>
                <w:sz w:val="18"/>
                <w:szCs w:val="18"/>
              </w:rPr>
              <w:t xml:space="preserve">L. </w:t>
            </w:r>
            <w:proofErr w:type="spellStart"/>
            <w:r w:rsidRPr="001219AA">
              <w:rPr>
                <w:rFonts w:ascii="Myriad Pro" w:hAnsi="Myriad Pro" w:cs="Times New Roman"/>
                <w:i/>
                <w:iCs/>
                <w:color w:val="008F00"/>
                <w:sz w:val="18"/>
                <w:szCs w:val="18"/>
              </w:rPr>
              <w:t>crispatus</w:t>
            </w:r>
            <w:proofErr w:type="spellEnd"/>
          </w:p>
        </w:tc>
        <w:tc>
          <w:tcPr>
            <w:tcW w:w="932" w:type="dxa"/>
            <w:shd w:val="clear" w:color="auto" w:fill="auto"/>
            <w:tcMar>
              <w:top w:w="60" w:type="dxa"/>
              <w:left w:w="60" w:type="dxa"/>
              <w:bottom w:w="60" w:type="dxa"/>
              <w:right w:w="60" w:type="dxa"/>
            </w:tcMar>
            <w:vAlign w:val="center"/>
          </w:tcPr>
          <w:p w14:paraId="796C9786"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55FDD907"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067BCA5F"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(G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1138" w:type="dxa"/>
            <w:shd w:val="clear" w:color="auto" w:fill="auto"/>
            <w:tcMar>
              <w:top w:w="60" w:type="dxa"/>
              <w:left w:w="60" w:type="dxa"/>
              <w:bottom w:w="60" w:type="dxa"/>
              <w:right w:w="60" w:type="dxa"/>
            </w:tcMar>
            <w:vAlign w:val="center"/>
          </w:tcPr>
          <w:p w14:paraId="560F5668"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(T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2572C0F4"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3E611D11"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r>
      <w:tr w:rsidR="0084167A" w:rsidRPr="00D84717" w14:paraId="312EF56B" w14:textId="77777777" w:rsidTr="00B31B40">
        <w:trPr>
          <w:trHeight w:val="156"/>
        </w:trPr>
        <w:tc>
          <w:tcPr>
            <w:tcW w:w="1468" w:type="dxa"/>
            <w:shd w:val="clear" w:color="auto" w:fill="auto"/>
            <w:tcMar>
              <w:top w:w="60" w:type="dxa"/>
              <w:left w:w="60" w:type="dxa"/>
              <w:bottom w:w="60" w:type="dxa"/>
              <w:right w:w="60" w:type="dxa"/>
            </w:tcMar>
            <w:vAlign w:val="center"/>
          </w:tcPr>
          <w:p w14:paraId="0A04AC06" w14:textId="77777777" w:rsidR="0084167A" w:rsidRPr="001219AA" w:rsidRDefault="0084167A" w:rsidP="00602245">
            <w:pPr>
              <w:jc w:val="center"/>
              <w:rPr>
                <w:rFonts w:ascii="Myriad Pro" w:hAnsi="Myriad Pro" w:cs="Times New Roman"/>
                <w:sz w:val="18"/>
                <w:szCs w:val="18"/>
              </w:rPr>
            </w:pPr>
            <w:r w:rsidRPr="001219AA">
              <w:rPr>
                <w:rFonts w:ascii="Myriad Pro" w:hAnsi="Myriad Pro" w:cs="Times New Roman"/>
                <w:color w:val="000000"/>
                <w:sz w:val="18"/>
                <w:szCs w:val="18"/>
              </w:rPr>
              <w:t>…</w:t>
            </w:r>
          </w:p>
        </w:tc>
        <w:tc>
          <w:tcPr>
            <w:tcW w:w="932" w:type="dxa"/>
            <w:shd w:val="clear" w:color="auto" w:fill="auto"/>
            <w:tcMar>
              <w:top w:w="60" w:type="dxa"/>
              <w:left w:w="60" w:type="dxa"/>
              <w:bottom w:w="60" w:type="dxa"/>
              <w:right w:w="60" w:type="dxa"/>
            </w:tcMar>
            <w:vAlign w:val="center"/>
          </w:tcPr>
          <w:p w14:paraId="704813B4"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1828E311"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739BD49F"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(G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1138" w:type="dxa"/>
            <w:shd w:val="clear" w:color="auto" w:fill="auto"/>
            <w:tcMar>
              <w:top w:w="60" w:type="dxa"/>
              <w:left w:w="60" w:type="dxa"/>
              <w:bottom w:w="60" w:type="dxa"/>
              <w:right w:w="60" w:type="dxa"/>
            </w:tcMar>
            <w:vAlign w:val="center"/>
          </w:tcPr>
          <w:p w14:paraId="3C38C29C"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(T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688EB568"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45D255B6"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r>
      <w:tr w:rsidR="0084167A" w:rsidRPr="00D84717" w14:paraId="261A1C8D" w14:textId="77777777" w:rsidTr="00B31B40">
        <w:trPr>
          <w:trHeight w:val="156"/>
        </w:trPr>
        <w:tc>
          <w:tcPr>
            <w:tcW w:w="1468" w:type="dxa"/>
            <w:shd w:val="clear" w:color="auto" w:fill="auto"/>
            <w:tcMar>
              <w:top w:w="60" w:type="dxa"/>
              <w:left w:w="60" w:type="dxa"/>
              <w:bottom w:w="60" w:type="dxa"/>
              <w:right w:w="60" w:type="dxa"/>
            </w:tcMar>
            <w:vAlign w:val="center"/>
          </w:tcPr>
          <w:p w14:paraId="7189DC97" w14:textId="77777777" w:rsidR="0084167A" w:rsidRPr="001219AA" w:rsidRDefault="0084167A" w:rsidP="00602245">
            <w:pPr>
              <w:jc w:val="center"/>
              <w:rPr>
                <w:rFonts w:ascii="Myriad Pro" w:hAnsi="Myriad Pro" w:cs="Times New Roman"/>
                <w:sz w:val="18"/>
                <w:szCs w:val="18"/>
              </w:rPr>
            </w:pPr>
            <w:proofErr w:type="spellStart"/>
            <w:r w:rsidRPr="001219AA">
              <w:rPr>
                <w:rFonts w:ascii="Myriad Pro" w:hAnsi="Myriad Pro" w:cs="Times New Roman"/>
                <w:color w:val="000000"/>
                <w:sz w:val="18"/>
                <w:szCs w:val="18"/>
              </w:rPr>
              <w:t>g_</w:t>
            </w:r>
            <w:r w:rsidRPr="001219AA">
              <w:rPr>
                <w:rFonts w:ascii="Myriad Pro" w:hAnsi="Myriad Pro" w:cs="Times New Roman"/>
                <w:i/>
                <w:iCs/>
                <w:color w:val="000000"/>
                <w:sz w:val="18"/>
                <w:szCs w:val="18"/>
              </w:rPr>
              <w:t>Lactobacillus</w:t>
            </w:r>
            <w:proofErr w:type="spellEnd"/>
          </w:p>
        </w:tc>
        <w:tc>
          <w:tcPr>
            <w:tcW w:w="932" w:type="dxa"/>
            <w:shd w:val="clear" w:color="auto" w:fill="auto"/>
            <w:tcMar>
              <w:top w:w="60" w:type="dxa"/>
              <w:left w:w="60" w:type="dxa"/>
              <w:bottom w:w="60" w:type="dxa"/>
              <w:right w:w="60" w:type="dxa"/>
            </w:tcMar>
            <w:vAlign w:val="center"/>
          </w:tcPr>
          <w:p w14:paraId="50E07B13"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4EDE693C"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4577FAC3"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(G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1138" w:type="dxa"/>
            <w:shd w:val="clear" w:color="auto" w:fill="auto"/>
            <w:tcMar>
              <w:top w:w="60" w:type="dxa"/>
              <w:left w:w="60" w:type="dxa"/>
              <w:bottom w:w="60" w:type="dxa"/>
              <w:right w:w="60" w:type="dxa"/>
            </w:tcMar>
            <w:vAlign w:val="center"/>
          </w:tcPr>
          <w:p w14:paraId="26DBEE1F"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(T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5E4AE896"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7AC9ADB6"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r>
      <w:tr w:rsidR="0084167A" w:rsidRPr="00D84717" w14:paraId="5119CA53" w14:textId="77777777" w:rsidTr="00B31B40">
        <w:trPr>
          <w:trHeight w:val="156"/>
        </w:trPr>
        <w:tc>
          <w:tcPr>
            <w:tcW w:w="1468" w:type="dxa"/>
            <w:shd w:val="clear" w:color="auto" w:fill="auto"/>
            <w:tcMar>
              <w:top w:w="60" w:type="dxa"/>
              <w:left w:w="60" w:type="dxa"/>
              <w:bottom w:w="60" w:type="dxa"/>
              <w:right w:w="60" w:type="dxa"/>
            </w:tcMar>
            <w:vAlign w:val="center"/>
          </w:tcPr>
          <w:p w14:paraId="52C60365" w14:textId="77777777" w:rsidR="0084167A" w:rsidRPr="001219AA" w:rsidRDefault="0084167A" w:rsidP="00602245">
            <w:pPr>
              <w:jc w:val="center"/>
              <w:rPr>
                <w:rFonts w:ascii="Myriad Pro" w:hAnsi="Myriad Pro" w:cs="Times New Roman"/>
                <w:sz w:val="18"/>
                <w:szCs w:val="18"/>
              </w:rPr>
            </w:pPr>
            <w:r w:rsidRPr="001219AA">
              <w:rPr>
                <w:rFonts w:ascii="Myriad Pro" w:hAnsi="Myriad Pro" w:cs="Times New Roman"/>
                <w:color w:val="000000"/>
                <w:sz w:val="18"/>
                <w:szCs w:val="18"/>
              </w:rPr>
              <w:t>…</w:t>
            </w:r>
          </w:p>
        </w:tc>
        <w:tc>
          <w:tcPr>
            <w:tcW w:w="932" w:type="dxa"/>
            <w:shd w:val="clear" w:color="auto" w:fill="auto"/>
            <w:tcMar>
              <w:top w:w="60" w:type="dxa"/>
              <w:left w:w="60" w:type="dxa"/>
              <w:bottom w:w="60" w:type="dxa"/>
              <w:right w:w="60" w:type="dxa"/>
            </w:tcMar>
            <w:vAlign w:val="center"/>
          </w:tcPr>
          <w:p w14:paraId="117D200C"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0843247C"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12DB5E66"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1138" w:type="dxa"/>
            <w:shd w:val="clear" w:color="auto" w:fill="auto"/>
            <w:tcMar>
              <w:top w:w="60" w:type="dxa"/>
              <w:left w:w="60" w:type="dxa"/>
              <w:bottom w:w="60" w:type="dxa"/>
              <w:right w:w="60" w:type="dxa"/>
            </w:tcMar>
            <w:vAlign w:val="center"/>
          </w:tcPr>
          <w:p w14:paraId="04C12F1F"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0239775B"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71A48F49"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r>
      <w:tr w:rsidR="0084167A" w:rsidRPr="00D84717" w14:paraId="659FD2B2" w14:textId="77777777" w:rsidTr="00B31B40">
        <w:trPr>
          <w:trHeight w:val="156"/>
        </w:trPr>
        <w:tc>
          <w:tcPr>
            <w:tcW w:w="1468" w:type="dxa"/>
            <w:shd w:val="clear" w:color="auto" w:fill="auto"/>
            <w:tcMar>
              <w:top w:w="60" w:type="dxa"/>
              <w:left w:w="60" w:type="dxa"/>
              <w:bottom w:w="60" w:type="dxa"/>
              <w:right w:w="60" w:type="dxa"/>
            </w:tcMar>
            <w:vAlign w:val="center"/>
          </w:tcPr>
          <w:p w14:paraId="6573A4CC" w14:textId="77777777" w:rsidR="0084167A" w:rsidRPr="001219AA" w:rsidRDefault="0084167A" w:rsidP="00602245">
            <w:pPr>
              <w:jc w:val="center"/>
              <w:rPr>
                <w:rFonts w:ascii="Myriad Pro" w:hAnsi="Myriad Pro" w:cs="Times New Roman"/>
                <w:sz w:val="18"/>
                <w:szCs w:val="18"/>
              </w:rPr>
            </w:pPr>
            <w:proofErr w:type="spellStart"/>
            <w:r w:rsidRPr="001219AA">
              <w:rPr>
                <w:rFonts w:ascii="Myriad Pro" w:hAnsi="Myriad Pro" w:cs="Times New Roman"/>
                <w:color w:val="000000"/>
                <w:sz w:val="18"/>
                <w:szCs w:val="18"/>
              </w:rPr>
              <w:t>f_Lactobacillaceae</w:t>
            </w:r>
            <w:proofErr w:type="spellEnd"/>
          </w:p>
        </w:tc>
        <w:tc>
          <w:tcPr>
            <w:tcW w:w="932" w:type="dxa"/>
            <w:shd w:val="clear" w:color="auto" w:fill="auto"/>
            <w:tcMar>
              <w:top w:w="60" w:type="dxa"/>
              <w:left w:w="60" w:type="dxa"/>
              <w:bottom w:w="60" w:type="dxa"/>
              <w:right w:w="60" w:type="dxa"/>
            </w:tcMar>
            <w:vAlign w:val="center"/>
          </w:tcPr>
          <w:p w14:paraId="20860D5D"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51BB67CD"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1D89F419"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(G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1138" w:type="dxa"/>
            <w:shd w:val="clear" w:color="auto" w:fill="auto"/>
            <w:tcMar>
              <w:top w:w="60" w:type="dxa"/>
              <w:left w:w="60" w:type="dxa"/>
              <w:bottom w:w="60" w:type="dxa"/>
              <w:right w:w="60" w:type="dxa"/>
            </w:tcMar>
            <w:vAlign w:val="center"/>
          </w:tcPr>
          <w:p w14:paraId="506627A4"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(T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7A0BA022"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2B0B2539"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r>
      <w:tr w:rsidR="0084167A" w:rsidRPr="00D84717" w14:paraId="4B128D73" w14:textId="77777777" w:rsidTr="00B31B40">
        <w:trPr>
          <w:trHeight w:val="156"/>
        </w:trPr>
        <w:tc>
          <w:tcPr>
            <w:tcW w:w="1468" w:type="dxa"/>
            <w:shd w:val="clear" w:color="auto" w:fill="auto"/>
            <w:tcMar>
              <w:top w:w="60" w:type="dxa"/>
              <w:left w:w="60" w:type="dxa"/>
              <w:bottom w:w="60" w:type="dxa"/>
              <w:right w:w="60" w:type="dxa"/>
            </w:tcMar>
            <w:vAlign w:val="center"/>
          </w:tcPr>
          <w:p w14:paraId="3F62F272" w14:textId="77777777" w:rsidR="0084167A" w:rsidRPr="001219AA" w:rsidRDefault="0084167A" w:rsidP="00602245">
            <w:pPr>
              <w:jc w:val="center"/>
              <w:rPr>
                <w:rFonts w:ascii="Myriad Pro" w:hAnsi="Myriad Pro" w:cs="Times New Roman"/>
                <w:sz w:val="18"/>
                <w:szCs w:val="18"/>
              </w:rPr>
            </w:pPr>
            <w:r w:rsidRPr="001219AA">
              <w:rPr>
                <w:rFonts w:ascii="Myriad Pro" w:hAnsi="Myriad Pro" w:cs="Times New Roman"/>
                <w:color w:val="000000"/>
                <w:sz w:val="18"/>
                <w:szCs w:val="18"/>
              </w:rPr>
              <w:t>…</w:t>
            </w:r>
          </w:p>
        </w:tc>
        <w:tc>
          <w:tcPr>
            <w:tcW w:w="932" w:type="dxa"/>
            <w:shd w:val="clear" w:color="auto" w:fill="auto"/>
            <w:tcMar>
              <w:top w:w="60" w:type="dxa"/>
              <w:left w:w="60" w:type="dxa"/>
              <w:bottom w:w="60" w:type="dxa"/>
              <w:right w:w="60" w:type="dxa"/>
            </w:tcMar>
            <w:vAlign w:val="center"/>
          </w:tcPr>
          <w:p w14:paraId="51FBDBF3"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4631DFA1"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025D01FA"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1138" w:type="dxa"/>
            <w:shd w:val="clear" w:color="auto" w:fill="auto"/>
            <w:tcMar>
              <w:top w:w="60" w:type="dxa"/>
              <w:left w:w="60" w:type="dxa"/>
              <w:bottom w:w="60" w:type="dxa"/>
              <w:right w:w="60" w:type="dxa"/>
            </w:tcMar>
            <w:vAlign w:val="center"/>
          </w:tcPr>
          <w:p w14:paraId="4521892B"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32981D0D"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109F51D2"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r>
      <w:tr w:rsidR="0084167A" w:rsidRPr="00D84717" w14:paraId="4EFAAC38" w14:textId="77777777" w:rsidTr="00B31B40">
        <w:trPr>
          <w:trHeight w:val="156"/>
        </w:trPr>
        <w:tc>
          <w:tcPr>
            <w:tcW w:w="1468" w:type="dxa"/>
            <w:shd w:val="clear" w:color="auto" w:fill="auto"/>
            <w:tcMar>
              <w:top w:w="60" w:type="dxa"/>
              <w:left w:w="60" w:type="dxa"/>
              <w:bottom w:w="60" w:type="dxa"/>
              <w:right w:w="60" w:type="dxa"/>
            </w:tcMar>
            <w:vAlign w:val="center"/>
          </w:tcPr>
          <w:p w14:paraId="21C95C68" w14:textId="77777777" w:rsidR="0084167A" w:rsidRPr="001219AA" w:rsidRDefault="0084167A" w:rsidP="00602245">
            <w:pPr>
              <w:jc w:val="center"/>
              <w:rPr>
                <w:rFonts w:ascii="Myriad Pro" w:hAnsi="Myriad Pro" w:cs="Times New Roman"/>
                <w:sz w:val="18"/>
                <w:szCs w:val="18"/>
              </w:rPr>
            </w:pPr>
            <w:proofErr w:type="spellStart"/>
            <w:r w:rsidRPr="001219AA">
              <w:rPr>
                <w:rFonts w:ascii="Myriad Pro" w:hAnsi="Myriad Pro" w:cs="Times New Roman"/>
                <w:color w:val="000000"/>
                <w:sz w:val="18"/>
                <w:szCs w:val="18"/>
              </w:rPr>
              <w:t>o_Lactobacillales</w:t>
            </w:r>
            <w:proofErr w:type="spellEnd"/>
          </w:p>
        </w:tc>
        <w:tc>
          <w:tcPr>
            <w:tcW w:w="932" w:type="dxa"/>
            <w:shd w:val="clear" w:color="auto" w:fill="auto"/>
            <w:tcMar>
              <w:top w:w="60" w:type="dxa"/>
              <w:left w:w="60" w:type="dxa"/>
              <w:bottom w:w="60" w:type="dxa"/>
              <w:right w:w="60" w:type="dxa"/>
            </w:tcMar>
            <w:vAlign w:val="center"/>
          </w:tcPr>
          <w:p w14:paraId="44EABD46"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7C6C08CF"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579AD9FE"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(G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1138" w:type="dxa"/>
            <w:shd w:val="clear" w:color="auto" w:fill="auto"/>
            <w:tcMar>
              <w:top w:w="60" w:type="dxa"/>
              <w:left w:w="60" w:type="dxa"/>
              <w:bottom w:w="60" w:type="dxa"/>
              <w:right w:w="60" w:type="dxa"/>
            </w:tcMar>
            <w:vAlign w:val="center"/>
          </w:tcPr>
          <w:p w14:paraId="6AA9DB95"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(T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1159DC11"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3F5C3219"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r>
      <w:tr w:rsidR="0084167A" w:rsidRPr="00D84717" w14:paraId="2330C463" w14:textId="77777777" w:rsidTr="00B31B40">
        <w:trPr>
          <w:trHeight w:val="156"/>
        </w:trPr>
        <w:tc>
          <w:tcPr>
            <w:tcW w:w="1468" w:type="dxa"/>
            <w:shd w:val="clear" w:color="auto" w:fill="auto"/>
            <w:tcMar>
              <w:top w:w="60" w:type="dxa"/>
              <w:left w:w="60" w:type="dxa"/>
              <w:bottom w:w="60" w:type="dxa"/>
              <w:right w:w="60" w:type="dxa"/>
            </w:tcMar>
            <w:vAlign w:val="center"/>
          </w:tcPr>
          <w:p w14:paraId="01ADB099" w14:textId="77777777" w:rsidR="0084167A" w:rsidRPr="001219AA" w:rsidRDefault="0084167A" w:rsidP="00602245">
            <w:pPr>
              <w:jc w:val="center"/>
              <w:rPr>
                <w:rFonts w:ascii="Myriad Pro" w:hAnsi="Myriad Pro" w:cs="Times New Roman"/>
                <w:sz w:val="18"/>
                <w:szCs w:val="18"/>
              </w:rPr>
            </w:pPr>
            <w:r w:rsidRPr="001219AA">
              <w:rPr>
                <w:rFonts w:ascii="Myriad Pro" w:hAnsi="Myriad Pro" w:cs="Times New Roman"/>
                <w:color w:val="000000"/>
                <w:sz w:val="18"/>
                <w:szCs w:val="18"/>
              </w:rPr>
              <w:t>…</w:t>
            </w:r>
          </w:p>
        </w:tc>
        <w:tc>
          <w:tcPr>
            <w:tcW w:w="932" w:type="dxa"/>
            <w:shd w:val="clear" w:color="auto" w:fill="auto"/>
            <w:tcMar>
              <w:top w:w="60" w:type="dxa"/>
              <w:left w:w="60" w:type="dxa"/>
              <w:bottom w:w="60" w:type="dxa"/>
              <w:right w:w="60" w:type="dxa"/>
            </w:tcMar>
            <w:vAlign w:val="center"/>
          </w:tcPr>
          <w:p w14:paraId="7F5C7F4C"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1A8C7CC7"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1A9B9392"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1138" w:type="dxa"/>
            <w:shd w:val="clear" w:color="auto" w:fill="auto"/>
            <w:tcMar>
              <w:top w:w="60" w:type="dxa"/>
              <w:left w:w="60" w:type="dxa"/>
              <w:bottom w:w="60" w:type="dxa"/>
              <w:right w:w="60" w:type="dxa"/>
            </w:tcMar>
            <w:vAlign w:val="center"/>
          </w:tcPr>
          <w:p w14:paraId="5D790122"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062D5EEE" w14:textId="77777777" w:rsidR="0084167A" w:rsidRPr="001219AA" w:rsidRDefault="0084167A" w:rsidP="00602245">
            <w:pPr>
              <w:jc w:val="center"/>
              <w:rPr>
                <w:rFonts w:ascii="Myriad Pro" w:hAnsi="Myriad Pro" w:cs="Times New Roman"/>
                <w:sz w:val="16"/>
                <w:szCs w:val="16"/>
              </w:rPr>
            </w:pPr>
            <w:commentRangeStart w:id="89"/>
            <w:commentRangeEnd w:id="89"/>
            <w:r w:rsidRPr="001219AA">
              <w:rPr>
                <w:rStyle w:val="CommentReference"/>
                <w:rFonts w:ascii="Myriad Pro" w:hAnsi="Myriad Pro"/>
                <w:vanish/>
                <w:sz w:val="16"/>
                <w:szCs w:val="16"/>
              </w:rPr>
              <w:commentReference w:id="89"/>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159F8151"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r>
      <w:tr w:rsidR="0084167A" w:rsidRPr="00D84717" w14:paraId="1B9B4C3A" w14:textId="77777777" w:rsidTr="00B31B40">
        <w:trPr>
          <w:trHeight w:val="156"/>
        </w:trPr>
        <w:tc>
          <w:tcPr>
            <w:tcW w:w="1468" w:type="dxa"/>
            <w:shd w:val="clear" w:color="auto" w:fill="auto"/>
            <w:tcMar>
              <w:top w:w="60" w:type="dxa"/>
              <w:left w:w="60" w:type="dxa"/>
              <w:bottom w:w="60" w:type="dxa"/>
              <w:right w:w="60" w:type="dxa"/>
            </w:tcMar>
            <w:vAlign w:val="center"/>
          </w:tcPr>
          <w:p w14:paraId="20EADA24" w14:textId="77777777" w:rsidR="0084167A" w:rsidRPr="001219AA" w:rsidRDefault="0084167A" w:rsidP="00602245">
            <w:pPr>
              <w:jc w:val="center"/>
              <w:rPr>
                <w:rFonts w:ascii="Myriad Pro" w:hAnsi="Myriad Pro" w:cs="Times New Roman"/>
                <w:sz w:val="18"/>
                <w:szCs w:val="18"/>
              </w:rPr>
            </w:pPr>
            <w:proofErr w:type="spellStart"/>
            <w:r w:rsidRPr="001219AA">
              <w:rPr>
                <w:rFonts w:ascii="Myriad Pro" w:hAnsi="Myriad Pro" w:cs="Times New Roman"/>
                <w:color w:val="000000"/>
                <w:sz w:val="18"/>
                <w:szCs w:val="18"/>
              </w:rPr>
              <w:t>c_Bacilli</w:t>
            </w:r>
            <w:proofErr w:type="spellEnd"/>
          </w:p>
        </w:tc>
        <w:tc>
          <w:tcPr>
            <w:tcW w:w="932" w:type="dxa"/>
            <w:shd w:val="clear" w:color="auto" w:fill="auto"/>
            <w:tcMar>
              <w:top w:w="60" w:type="dxa"/>
              <w:left w:w="60" w:type="dxa"/>
              <w:bottom w:w="60" w:type="dxa"/>
              <w:right w:w="60" w:type="dxa"/>
            </w:tcMar>
            <w:vAlign w:val="center"/>
          </w:tcPr>
          <w:p w14:paraId="6CBF5830"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03A723B9"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3E123478"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(G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1138" w:type="dxa"/>
            <w:shd w:val="clear" w:color="auto" w:fill="auto"/>
            <w:tcMar>
              <w:top w:w="60" w:type="dxa"/>
              <w:left w:w="60" w:type="dxa"/>
              <w:bottom w:w="60" w:type="dxa"/>
              <w:right w:w="60" w:type="dxa"/>
            </w:tcMar>
            <w:vAlign w:val="center"/>
          </w:tcPr>
          <w:p w14:paraId="5B73A547"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(T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7E986BC8"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386BD370"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r>
      <w:tr w:rsidR="0084167A" w:rsidRPr="00D84717" w14:paraId="26BD3B0D" w14:textId="77777777" w:rsidTr="00B31B40">
        <w:trPr>
          <w:trHeight w:val="156"/>
        </w:trPr>
        <w:tc>
          <w:tcPr>
            <w:tcW w:w="1468" w:type="dxa"/>
            <w:shd w:val="clear" w:color="auto" w:fill="auto"/>
            <w:tcMar>
              <w:top w:w="60" w:type="dxa"/>
              <w:left w:w="60" w:type="dxa"/>
              <w:bottom w:w="60" w:type="dxa"/>
              <w:right w:w="60" w:type="dxa"/>
            </w:tcMar>
            <w:vAlign w:val="center"/>
          </w:tcPr>
          <w:p w14:paraId="2FC80D0F" w14:textId="77777777" w:rsidR="0084167A" w:rsidRPr="001219AA" w:rsidRDefault="0084167A" w:rsidP="00602245">
            <w:pPr>
              <w:jc w:val="center"/>
              <w:rPr>
                <w:rFonts w:ascii="Myriad Pro" w:hAnsi="Myriad Pro" w:cs="Times New Roman"/>
                <w:sz w:val="18"/>
                <w:szCs w:val="18"/>
              </w:rPr>
            </w:pPr>
            <w:r w:rsidRPr="001219AA">
              <w:rPr>
                <w:rFonts w:ascii="Myriad Pro" w:hAnsi="Myriad Pro" w:cs="Times New Roman"/>
                <w:color w:val="000000"/>
                <w:sz w:val="18"/>
                <w:szCs w:val="18"/>
              </w:rPr>
              <w:t>…</w:t>
            </w:r>
          </w:p>
        </w:tc>
        <w:tc>
          <w:tcPr>
            <w:tcW w:w="932" w:type="dxa"/>
            <w:shd w:val="clear" w:color="auto" w:fill="auto"/>
            <w:tcMar>
              <w:top w:w="60" w:type="dxa"/>
              <w:left w:w="60" w:type="dxa"/>
              <w:bottom w:w="60" w:type="dxa"/>
              <w:right w:w="60" w:type="dxa"/>
            </w:tcMar>
            <w:vAlign w:val="center"/>
          </w:tcPr>
          <w:p w14:paraId="28A9D6EF"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16A76A8A"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2FAEF033"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1138" w:type="dxa"/>
            <w:shd w:val="clear" w:color="auto" w:fill="auto"/>
            <w:tcMar>
              <w:top w:w="60" w:type="dxa"/>
              <w:left w:w="60" w:type="dxa"/>
              <w:bottom w:w="60" w:type="dxa"/>
              <w:right w:w="60" w:type="dxa"/>
            </w:tcMar>
            <w:vAlign w:val="center"/>
          </w:tcPr>
          <w:p w14:paraId="6541939D"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1FC8EBFE"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7A122FB5"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w:t>
            </w:r>
          </w:p>
        </w:tc>
      </w:tr>
      <w:tr w:rsidR="0084167A" w:rsidRPr="00D84717" w14:paraId="642D63BE" w14:textId="77777777" w:rsidTr="00B31B40">
        <w:trPr>
          <w:trHeight w:val="204"/>
        </w:trPr>
        <w:tc>
          <w:tcPr>
            <w:tcW w:w="1468" w:type="dxa"/>
            <w:shd w:val="clear" w:color="auto" w:fill="auto"/>
            <w:tcMar>
              <w:top w:w="60" w:type="dxa"/>
              <w:left w:w="60" w:type="dxa"/>
              <w:bottom w:w="60" w:type="dxa"/>
              <w:right w:w="60" w:type="dxa"/>
            </w:tcMar>
            <w:vAlign w:val="center"/>
          </w:tcPr>
          <w:p w14:paraId="448F24C9" w14:textId="77777777" w:rsidR="0084167A" w:rsidRPr="001219AA" w:rsidRDefault="0084167A" w:rsidP="00602245">
            <w:pPr>
              <w:jc w:val="center"/>
              <w:rPr>
                <w:rFonts w:ascii="Myriad Pro" w:hAnsi="Myriad Pro" w:cs="Times New Roman"/>
                <w:sz w:val="18"/>
                <w:szCs w:val="18"/>
              </w:rPr>
            </w:pPr>
            <w:proofErr w:type="spellStart"/>
            <w:r w:rsidRPr="001219AA">
              <w:rPr>
                <w:rFonts w:ascii="Myriad Pro" w:hAnsi="Myriad Pro" w:cs="Times New Roman"/>
                <w:color w:val="000000"/>
                <w:sz w:val="18"/>
                <w:szCs w:val="18"/>
              </w:rPr>
              <w:t>p_Firmicutes</w:t>
            </w:r>
            <w:proofErr w:type="spellEnd"/>
          </w:p>
        </w:tc>
        <w:tc>
          <w:tcPr>
            <w:tcW w:w="932" w:type="dxa"/>
            <w:shd w:val="clear" w:color="auto" w:fill="auto"/>
            <w:tcMar>
              <w:top w:w="60" w:type="dxa"/>
              <w:left w:w="60" w:type="dxa"/>
              <w:bottom w:w="60" w:type="dxa"/>
              <w:right w:w="60" w:type="dxa"/>
            </w:tcMar>
            <w:vAlign w:val="center"/>
          </w:tcPr>
          <w:p w14:paraId="4282FC4D"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3615E22D"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49" w:type="dxa"/>
            <w:shd w:val="clear" w:color="auto" w:fill="auto"/>
            <w:tcMar>
              <w:top w:w="60" w:type="dxa"/>
              <w:left w:w="60" w:type="dxa"/>
              <w:bottom w:w="60" w:type="dxa"/>
              <w:right w:w="60" w:type="dxa"/>
            </w:tcMar>
            <w:vAlign w:val="center"/>
          </w:tcPr>
          <w:p w14:paraId="0092A7C7"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(G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1138" w:type="dxa"/>
            <w:shd w:val="clear" w:color="auto" w:fill="auto"/>
            <w:tcMar>
              <w:top w:w="60" w:type="dxa"/>
              <w:left w:w="60" w:type="dxa"/>
              <w:bottom w:w="60" w:type="dxa"/>
              <w:right w:w="60" w:type="dxa"/>
            </w:tcMar>
            <w:vAlign w:val="center"/>
          </w:tcPr>
          <w:p w14:paraId="153B1F17"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(T | 7mer</w:t>
            </w:r>
            <w:r w:rsidRPr="001219AA">
              <w:rPr>
                <w:rFonts w:ascii="Myriad Pro" w:hAnsi="Myriad Pro" w:cs="Times New Roman"/>
                <w:color w:val="000000"/>
                <w:sz w:val="16"/>
                <w:szCs w:val="16"/>
                <w:vertAlign w:val="subscript"/>
              </w:rPr>
              <w:t>a</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182465C3"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(A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c>
          <w:tcPr>
            <w:tcW w:w="990" w:type="dxa"/>
            <w:shd w:val="clear" w:color="auto" w:fill="auto"/>
            <w:tcMar>
              <w:top w:w="60" w:type="dxa"/>
              <w:left w:w="60" w:type="dxa"/>
              <w:bottom w:w="60" w:type="dxa"/>
              <w:right w:w="60" w:type="dxa"/>
            </w:tcMar>
            <w:vAlign w:val="center"/>
          </w:tcPr>
          <w:p w14:paraId="4760B5DB" w14:textId="77777777" w:rsidR="0084167A" w:rsidRPr="001219AA" w:rsidRDefault="0084167A" w:rsidP="00602245">
            <w:pPr>
              <w:jc w:val="center"/>
              <w:rPr>
                <w:rFonts w:ascii="Myriad Pro" w:hAnsi="Myriad Pro" w:cs="Times New Roman"/>
                <w:sz w:val="16"/>
                <w:szCs w:val="16"/>
              </w:rPr>
            </w:pPr>
            <w:r w:rsidRPr="001219AA">
              <w:rPr>
                <w:rFonts w:ascii="Myriad Pro" w:hAnsi="Myriad Pro" w:cs="Times New Roman"/>
                <w:color w:val="000000"/>
                <w:sz w:val="16"/>
                <w:szCs w:val="16"/>
              </w:rPr>
              <w:t>P (C | 7mer</w:t>
            </w:r>
            <w:r w:rsidRPr="001219AA">
              <w:rPr>
                <w:rFonts w:ascii="Myriad Pro" w:hAnsi="Myriad Pro" w:cs="Times New Roman"/>
                <w:color w:val="000000"/>
                <w:sz w:val="16"/>
                <w:szCs w:val="16"/>
                <w:vertAlign w:val="subscript"/>
              </w:rPr>
              <w:t>b</w:t>
            </w:r>
            <w:r w:rsidRPr="001219AA">
              <w:rPr>
                <w:rFonts w:ascii="Myriad Pro" w:hAnsi="Myriad Pro" w:cs="Times New Roman"/>
                <w:color w:val="000000"/>
                <w:sz w:val="16"/>
                <w:szCs w:val="16"/>
              </w:rPr>
              <w:t>)</w:t>
            </w:r>
          </w:p>
        </w:tc>
      </w:tr>
    </w:tbl>
    <w:p w14:paraId="3C5855A0" w14:textId="77777777" w:rsidR="0084167A" w:rsidRPr="00AD1AC1" w:rsidRDefault="0084167A" w:rsidP="0084167A">
      <w:pPr>
        <w:rPr>
          <w:rFonts w:ascii="Arial" w:hAnsi="Arial" w:cs="Arial"/>
          <w:sz w:val="20"/>
          <w:szCs w:val="20"/>
        </w:rPr>
      </w:pPr>
      <w:r>
        <w:rPr>
          <w:rFonts w:ascii="Arial" w:hAnsi="Arial" w:cs="Arial"/>
          <w:noProof/>
          <w:sz w:val="20"/>
          <w:szCs w:val="20"/>
        </w:rPr>
        <mc:AlternateContent>
          <mc:Choice Requires="wps">
            <w:drawing>
              <wp:inline distT="0" distB="0" distL="0" distR="0" wp14:anchorId="3754FE98" wp14:editId="52B7E9C1">
                <wp:extent cx="4966335" cy="339090"/>
                <wp:effectExtent l="0" t="0" r="0" b="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66335" cy="3390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E0A442" w14:textId="7E5E1C50" w:rsidR="00A93B8A" w:rsidRPr="00092A0D" w:rsidRDefault="00A93B8A" w:rsidP="0084167A">
                            <w:pPr>
                              <w:rPr>
                                <w:rFonts w:ascii="Arial" w:hAnsi="Arial" w:cs="Arial"/>
                                <w:sz w:val="16"/>
                                <w:szCs w:val="16"/>
                              </w:rPr>
                            </w:pPr>
                            <w:r w:rsidRPr="00092A0D">
                              <w:rPr>
                                <w:rFonts w:ascii="Arial" w:hAnsi="Arial" w:cs="Arial"/>
                                <w:sz w:val="16"/>
                                <w:szCs w:val="16"/>
                              </w:rPr>
                              <w:t>Figure</w:t>
                            </w:r>
                            <w:r w:rsidR="005C28FE">
                              <w:rPr>
                                <w:rFonts w:ascii="Arial" w:hAnsi="Arial" w:cs="Arial"/>
                                <w:sz w:val="16"/>
                                <w:szCs w:val="16"/>
                              </w:rPr>
                              <w:t xml:space="preserve"> S3</w:t>
                            </w:r>
                            <w:r w:rsidRPr="00092A0D">
                              <w:rPr>
                                <w:rFonts w:ascii="Arial" w:hAnsi="Arial" w:cs="Arial"/>
                                <w:sz w:val="16"/>
                                <w:szCs w:val="16"/>
                              </w:rPr>
                              <w:t xml:space="preserve">. </w:t>
                            </w:r>
                            <w:r>
                              <w:rPr>
                                <w:rFonts w:ascii="Arial" w:hAnsi="Arial" w:cs="Arial"/>
                                <w:sz w:val="16"/>
                                <w:szCs w:val="16"/>
                              </w:rPr>
                              <w:t xml:space="preserve">7th order Markov chain models are calculated for the sequences grouped at each taxonomic level. Here, </w:t>
                            </w:r>
                            <w:r>
                              <w:rPr>
                                <w:rFonts w:ascii="Arial" w:hAnsi="Arial" w:cs="Arial"/>
                                <w:i/>
                                <w:sz w:val="16"/>
                                <w:szCs w:val="16"/>
                              </w:rPr>
                              <w:t xml:space="preserve">Lactobacillus </w:t>
                            </w:r>
                            <w:r>
                              <w:rPr>
                                <w:rFonts w:ascii="Arial" w:hAnsi="Arial" w:cs="Arial"/>
                                <w:sz w:val="16"/>
                                <w:szCs w:val="16"/>
                              </w:rPr>
                              <w:t xml:space="preserve">species are used as an example.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54FE98" id="_x0000_s1030" type="#_x0000_t202" style="width:391.05pt;height: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" filled="f" stroked="f">
                <v:textbox>
                  <w:txbxContent>
                    <w:p w14:paraId="09E0A442" w14:textId="7E5E1C50" w:rsidR="00A93B8A" w:rsidRPr="00092A0D" w:rsidRDefault="00A93B8A" w:rsidP="0084167A">
                      <w:pPr>
                        <w:rPr>
                          <w:rFonts w:ascii="Arial" w:hAnsi="Arial" w:cs="Arial"/>
                          <w:sz w:val="16"/>
                          <w:szCs w:val="16"/>
                        </w:rPr>
                      </w:pPr>
                      <w:r w:rsidRPr="00092A0D">
                        <w:rPr>
                          <w:rFonts w:ascii="Arial" w:hAnsi="Arial" w:cs="Arial"/>
                          <w:sz w:val="16"/>
                          <w:szCs w:val="16"/>
                        </w:rPr>
                        <w:t>Figure</w:t>
                      </w:r>
                      <w:r w:rsidR="005C28FE">
                        <w:rPr>
                          <w:rFonts w:ascii="Arial" w:hAnsi="Arial" w:cs="Arial"/>
                          <w:sz w:val="16"/>
                          <w:szCs w:val="16"/>
                        </w:rPr>
                        <w:t xml:space="preserve"> S3</w:t>
                      </w:r>
                      <w:r w:rsidRPr="00092A0D">
                        <w:rPr>
                          <w:rFonts w:ascii="Arial" w:hAnsi="Arial" w:cs="Arial"/>
                          <w:sz w:val="16"/>
                          <w:szCs w:val="16"/>
                        </w:rPr>
                        <w:t xml:space="preserve">. </w:t>
                      </w:r>
                      <w:r>
                        <w:rPr>
                          <w:rFonts w:ascii="Arial" w:hAnsi="Arial" w:cs="Arial"/>
                          <w:sz w:val="16"/>
                          <w:szCs w:val="16"/>
                        </w:rPr>
                        <w:t xml:space="preserve">7th order Markov chain models are calculated for the sequences grouped at each taxonomic level. Here, </w:t>
                      </w:r>
                      <w:r>
                        <w:rPr>
                          <w:rFonts w:ascii="Arial" w:hAnsi="Arial" w:cs="Arial"/>
                          <w:i/>
                          <w:sz w:val="16"/>
                          <w:szCs w:val="16"/>
                        </w:rPr>
                        <w:t xml:space="preserve">Lactobacillus </w:t>
                      </w:r>
                      <w:r>
                        <w:rPr>
                          <w:rFonts w:ascii="Arial" w:hAnsi="Arial" w:cs="Arial"/>
                          <w:sz w:val="16"/>
                          <w:szCs w:val="16"/>
                        </w:rPr>
                        <w:t xml:space="preserve">species are used as an example.  </w:t>
                      </w:r>
                    </w:p>
                  </w:txbxContent>
                </v:textbox>
                <w10:anchorlock/>
              </v:shape>
            </w:pict>
          </mc:Fallback>
        </mc:AlternateContent>
      </w:r>
    </w:p>
    <w:p w14:paraId="23D9C0A8" w14:textId="77777777" w:rsidR="0084167A" w:rsidRPr="00AD1AC1" w:rsidRDefault="0084167A" w:rsidP="0084167A">
      <w:pPr>
        <w:rPr>
          <w:rFonts w:ascii="Arial" w:hAnsi="Arial" w:cs="Arial"/>
          <w:sz w:val="20"/>
          <w:szCs w:val="20"/>
        </w:rPr>
      </w:pPr>
    </w:p>
    <w:p w14:paraId="73C0A53A" w14:textId="77777777" w:rsidR="0084167A" w:rsidRPr="00AD1AC1" w:rsidRDefault="0084167A" w:rsidP="0084167A">
      <w:pPr>
        <w:rPr>
          <w:rFonts w:ascii="Arial" w:eastAsia="Calibri" w:hAnsi="Arial" w:cs="Arial"/>
          <w:sz w:val="20"/>
          <w:szCs w:val="20"/>
        </w:rPr>
      </w:pPr>
      <w:r>
        <w:rPr>
          <w:rFonts w:ascii="Arial" w:eastAsia="Calibri" w:hAnsi="Arial" w:cs="Arial"/>
          <w:noProof/>
          <w:sz w:val="20"/>
          <w:szCs w:val="20"/>
        </w:rPr>
        <w:lastRenderedPageBreak/>
        <w:drawing>
          <wp:inline distT="0" distB="0" distL="0" distR="0" wp14:anchorId="748F7776" wp14:editId="3EE6EEB7">
            <wp:extent cx="4617469" cy="2696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uscript/Figure%204/Error%20Thresholds.pdf"/>
                    <pic:cNvPicPr>
                      <a:picLocks noChangeAspect="1" noChangeArrowheads="1"/>
                    </pic:cNvPicPr>
                  </pic:nvPicPr>
                  <pic:blipFill rotWithShape="1">
                    <a:blip r:embed="rId16">
                      <a:extLst>
                        <a:ext uri="{28A0092B-C50C-407E-A947-70E740481C1C}">
                          <a14:useLocalDpi xmlns:a14="http://schemas.microsoft.com/office/drawing/2010/main" val="0"/>
                        </a:ext>
                      </a:extLst>
                    </a:blip>
                    <a:srcRect l="2129" r="7237" b="13400"/>
                    <a:stretch/>
                  </pic:blipFill>
                  <pic:spPr bwMode="auto">
                    <a:xfrm>
                      <a:off x="0" y="0"/>
                      <a:ext cx="4619204" cy="2697718"/>
                    </a:xfrm>
                    <a:prstGeom prst="rect">
                      <a:avLst/>
                    </a:prstGeom>
                    <a:noFill/>
                    <a:ln>
                      <a:noFill/>
                    </a:ln>
                    <a:extLst>
                      <a:ext uri="{53640926-AAD7-44D8-BBD7-CCE9431645EC}">
                        <a14:shadowObscured xmlns:a14="http://schemas.microsoft.com/office/drawing/2010/main"/>
                      </a:ext>
                    </a:extLst>
                  </pic:spPr>
                </pic:pic>
              </a:graphicData>
            </a:graphic>
          </wp:inline>
        </w:drawing>
      </w:r>
    </w:p>
    <w:p w14:paraId="408F84C0" w14:textId="77777777" w:rsidR="0084167A" w:rsidRDefault="0084167A" w:rsidP="0084167A">
      <w:pPr>
        <w:rPr>
          <w:rFonts w:ascii="Arial" w:eastAsia="Calibri" w:hAnsi="Arial" w:cs="Arial"/>
          <w:sz w:val="20"/>
          <w:szCs w:val="20"/>
        </w:rPr>
      </w:pPr>
      <w:commentRangeStart w:id="90"/>
      <w:r>
        <w:rPr>
          <w:noProof/>
          <w:sz w:val="20"/>
          <w:szCs w:val="20"/>
        </w:rPr>
        <mc:AlternateContent>
          <mc:Choice Requires="wps">
            <w:drawing>
              <wp:inline distT="0" distB="0" distL="0" distR="0" wp14:anchorId="3C60BE45" wp14:editId="66702419">
                <wp:extent cx="5347335" cy="789305"/>
                <wp:effectExtent l="0" t="0" r="0" b="0"/>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7335" cy="7893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0A39FE" w14:textId="6FFC3922" w:rsidR="00A93B8A" w:rsidRPr="00475007" w:rsidRDefault="00A93B8A" w:rsidP="0084167A">
                            <w:pPr>
                              <w:rPr>
                                <w:rFonts w:ascii="Arial" w:hAnsi="Arial" w:cs="Arial"/>
                                <w:sz w:val="16"/>
                                <w:szCs w:val="16"/>
                              </w:rPr>
                            </w:pPr>
                            <w:r w:rsidRPr="00092A0D">
                              <w:rPr>
                                <w:rFonts w:ascii="Arial" w:hAnsi="Arial" w:cs="Arial"/>
                                <w:sz w:val="16"/>
                                <w:szCs w:val="16"/>
                              </w:rPr>
                              <w:t>Figure</w:t>
                            </w:r>
                            <w:r w:rsidR="005C28FE">
                              <w:rPr>
                                <w:rFonts w:ascii="Arial" w:hAnsi="Arial" w:cs="Arial"/>
                                <w:sz w:val="16"/>
                                <w:szCs w:val="16"/>
                              </w:rPr>
                              <w:t xml:space="preserve"> S4</w:t>
                            </w:r>
                            <w:r w:rsidRPr="00092A0D">
                              <w:rPr>
                                <w:rFonts w:ascii="Arial" w:hAnsi="Arial" w:cs="Arial"/>
                                <w:sz w:val="16"/>
                                <w:szCs w:val="16"/>
                              </w:rPr>
                              <w:t xml:space="preserve">. </w:t>
                            </w:r>
                            <w:r>
                              <w:rPr>
                                <w:rFonts w:ascii="Arial" w:hAnsi="Arial" w:cs="Arial"/>
                                <w:sz w:val="16"/>
                                <w:szCs w:val="16"/>
                              </w:rPr>
                              <w:t xml:space="preserve">Classification error thresholds are estimated to assign to a query sequence taxonomy at the rank where the assignment has low misclassification error. Here, the classification error threshold is determined for </w:t>
                            </w:r>
                            <w:r>
                              <w:rPr>
                                <w:rFonts w:ascii="Arial" w:hAnsi="Arial" w:cs="Arial"/>
                                <w:i/>
                                <w:sz w:val="16"/>
                                <w:szCs w:val="16"/>
                              </w:rPr>
                              <w:t xml:space="preserve">Lactobacillus </w:t>
                            </w:r>
                            <w:proofErr w:type="spellStart"/>
                            <w:r>
                              <w:rPr>
                                <w:rFonts w:ascii="Arial" w:hAnsi="Arial" w:cs="Arial"/>
                                <w:i/>
                                <w:sz w:val="16"/>
                                <w:szCs w:val="16"/>
                              </w:rPr>
                              <w:t>crispatus</w:t>
                            </w:r>
                            <w:proofErr w:type="spellEnd"/>
                            <w:r>
                              <w:rPr>
                                <w:rFonts w:ascii="Arial" w:hAnsi="Arial" w:cs="Arial"/>
                                <w:sz w:val="16"/>
                                <w:szCs w:val="16"/>
                              </w:rPr>
                              <w:t xml:space="preserve">. From 1,000 sequences generated by the </w:t>
                            </w:r>
                            <w:proofErr w:type="spellStart"/>
                            <w:r w:rsidR="00BE519D">
                              <w:rPr>
                                <w:rFonts w:ascii="Arial" w:hAnsi="Arial" w:cs="Arial"/>
                                <w:sz w:val="16"/>
                                <w:szCs w:val="16"/>
                              </w:rPr>
                              <w:t>speciateIT</w:t>
                            </w:r>
                            <w:proofErr w:type="spellEnd"/>
                            <w:r w:rsidR="00BE519D">
                              <w:rPr>
                                <w:rFonts w:ascii="Arial" w:hAnsi="Arial" w:cs="Arial"/>
                                <w:sz w:val="16"/>
                                <w:szCs w:val="16"/>
                              </w:rPr>
                              <w:t xml:space="preserve"> </w:t>
                            </w:r>
                            <w:r>
                              <w:rPr>
                                <w:rFonts w:ascii="Arial" w:hAnsi="Arial" w:cs="Arial"/>
                                <w:sz w:val="16"/>
                                <w:szCs w:val="16"/>
                              </w:rPr>
                              <w:t>model</w:t>
                            </w:r>
                            <w:r w:rsidR="00BE519D">
                              <w:rPr>
                                <w:rFonts w:ascii="Arial" w:hAnsi="Arial" w:cs="Arial"/>
                                <w:sz w:val="16"/>
                                <w:szCs w:val="16"/>
                              </w:rPr>
                              <w:t>s</w:t>
                            </w:r>
                            <w:r>
                              <w:rPr>
                                <w:rFonts w:ascii="Arial" w:hAnsi="Arial" w:cs="Arial"/>
                                <w:sz w:val="16"/>
                                <w:szCs w:val="16"/>
                              </w:rPr>
                              <w:t xml:space="preserve"> for </w:t>
                            </w:r>
                            <w:r>
                              <w:rPr>
                                <w:rFonts w:ascii="Arial" w:hAnsi="Arial" w:cs="Arial"/>
                                <w:i/>
                                <w:sz w:val="16"/>
                                <w:szCs w:val="16"/>
                              </w:rPr>
                              <w:t xml:space="preserve">L. </w:t>
                            </w:r>
                            <w:proofErr w:type="spellStart"/>
                            <w:r>
                              <w:rPr>
                                <w:rFonts w:ascii="Arial" w:hAnsi="Arial" w:cs="Arial"/>
                                <w:i/>
                                <w:sz w:val="16"/>
                                <w:szCs w:val="16"/>
                              </w:rPr>
                              <w:t>crispatus</w:t>
                            </w:r>
                            <w:proofErr w:type="spellEnd"/>
                            <w:r>
                              <w:rPr>
                                <w:rFonts w:ascii="Arial" w:hAnsi="Arial" w:cs="Arial"/>
                                <w:sz w:val="16"/>
                                <w:szCs w:val="16"/>
                              </w:rPr>
                              <w:t xml:space="preserve">, the distributions of the posterior probabilities from the </w:t>
                            </w:r>
                            <w:r>
                              <w:rPr>
                                <w:rFonts w:ascii="Arial" w:hAnsi="Arial" w:cs="Arial"/>
                                <w:i/>
                                <w:sz w:val="16"/>
                                <w:szCs w:val="16"/>
                              </w:rPr>
                              <w:t xml:space="preserve">L. </w:t>
                            </w:r>
                            <w:proofErr w:type="spellStart"/>
                            <w:r>
                              <w:rPr>
                                <w:rFonts w:ascii="Arial" w:hAnsi="Arial" w:cs="Arial"/>
                                <w:i/>
                                <w:sz w:val="16"/>
                                <w:szCs w:val="16"/>
                              </w:rPr>
                              <w:t>crispatus</w:t>
                            </w:r>
                            <w:proofErr w:type="spellEnd"/>
                            <w:r>
                              <w:rPr>
                                <w:rFonts w:ascii="Arial" w:hAnsi="Arial" w:cs="Arial"/>
                                <w:i/>
                                <w:sz w:val="16"/>
                                <w:szCs w:val="16"/>
                              </w:rPr>
                              <w:t xml:space="preserve"> </w:t>
                            </w:r>
                            <w:r>
                              <w:rPr>
                                <w:rFonts w:ascii="Arial" w:hAnsi="Arial" w:cs="Arial"/>
                                <w:sz w:val="16"/>
                                <w:szCs w:val="16"/>
                              </w:rPr>
                              <w:t xml:space="preserve">model (dark green) and the siblings of the </w:t>
                            </w:r>
                            <w:r>
                              <w:rPr>
                                <w:rFonts w:ascii="Arial" w:hAnsi="Arial" w:cs="Arial"/>
                                <w:i/>
                                <w:sz w:val="16"/>
                                <w:szCs w:val="16"/>
                              </w:rPr>
                              <w:t xml:space="preserve">L. </w:t>
                            </w:r>
                            <w:proofErr w:type="spellStart"/>
                            <w:r>
                              <w:rPr>
                                <w:rFonts w:ascii="Arial" w:hAnsi="Arial" w:cs="Arial"/>
                                <w:i/>
                                <w:sz w:val="16"/>
                                <w:szCs w:val="16"/>
                              </w:rPr>
                              <w:t>crispatus</w:t>
                            </w:r>
                            <w:proofErr w:type="spellEnd"/>
                            <w:r>
                              <w:rPr>
                                <w:rFonts w:ascii="Arial" w:hAnsi="Arial" w:cs="Arial"/>
                                <w:i/>
                                <w:sz w:val="16"/>
                                <w:szCs w:val="16"/>
                              </w:rPr>
                              <w:t xml:space="preserve"> </w:t>
                            </w:r>
                            <w:r>
                              <w:rPr>
                                <w:rFonts w:ascii="Arial" w:hAnsi="Arial" w:cs="Arial"/>
                                <w:sz w:val="16"/>
                                <w:szCs w:val="16"/>
                              </w:rPr>
                              <w:t xml:space="preserve">models (all other </w:t>
                            </w:r>
                            <w:r>
                              <w:rPr>
                                <w:rFonts w:ascii="Arial" w:hAnsi="Arial" w:cs="Arial"/>
                                <w:i/>
                                <w:sz w:val="16"/>
                                <w:szCs w:val="16"/>
                              </w:rPr>
                              <w:t xml:space="preserve">Lactobacillus </w:t>
                            </w:r>
                            <w:r>
                              <w:rPr>
                                <w:rFonts w:ascii="Arial" w:hAnsi="Arial" w:cs="Arial"/>
                                <w:sz w:val="16"/>
                                <w:szCs w:val="16"/>
                              </w:rPr>
                              <w:t>species, light green) are computed. The taxonomic assignment classification error threshold is the intersection of these two distributions (dotted arrow).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60BE45" id="_x0000_s1031" type="#_x0000_t202" style="width:421.05pt;height: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" filled="f" stroked="f">
                <v:textbox>
                  <w:txbxContent>
                    <w:p w14:paraId="0A0A39FE" w14:textId="6FFC3922" w:rsidR="00A93B8A" w:rsidRPr="00475007" w:rsidRDefault="00A93B8A" w:rsidP="0084167A">
                      <w:pPr>
                        <w:rPr>
                          <w:rFonts w:ascii="Arial" w:hAnsi="Arial" w:cs="Arial"/>
                          <w:sz w:val="16"/>
                          <w:szCs w:val="16"/>
                        </w:rPr>
                      </w:pPr>
                      <w:r w:rsidRPr="00092A0D">
                        <w:rPr>
                          <w:rFonts w:ascii="Arial" w:hAnsi="Arial" w:cs="Arial"/>
                          <w:sz w:val="16"/>
                          <w:szCs w:val="16"/>
                        </w:rPr>
                        <w:t>Figure</w:t>
                      </w:r>
                      <w:r w:rsidR="005C28FE">
                        <w:rPr>
                          <w:rFonts w:ascii="Arial" w:hAnsi="Arial" w:cs="Arial"/>
                          <w:sz w:val="16"/>
                          <w:szCs w:val="16"/>
                        </w:rPr>
                        <w:t xml:space="preserve"> S4</w:t>
                      </w:r>
                      <w:r w:rsidRPr="00092A0D">
                        <w:rPr>
                          <w:rFonts w:ascii="Arial" w:hAnsi="Arial" w:cs="Arial"/>
                          <w:sz w:val="16"/>
                          <w:szCs w:val="16"/>
                        </w:rPr>
                        <w:t xml:space="preserve">. </w:t>
                      </w:r>
                      <w:r>
                        <w:rPr>
                          <w:rFonts w:ascii="Arial" w:hAnsi="Arial" w:cs="Arial"/>
                          <w:sz w:val="16"/>
                          <w:szCs w:val="16"/>
                        </w:rPr>
                        <w:t xml:space="preserve">Classification error thresholds are estimated to assign to a query sequence taxonomy at the rank where the assignment has low misclassification error. Here, the classification error threshold is determined for </w:t>
                      </w:r>
                      <w:r>
                        <w:rPr>
                          <w:rFonts w:ascii="Arial" w:hAnsi="Arial" w:cs="Arial"/>
                          <w:i/>
                          <w:sz w:val="16"/>
                          <w:szCs w:val="16"/>
                        </w:rPr>
                        <w:t xml:space="preserve">Lactobacillus </w:t>
                      </w:r>
                      <w:proofErr w:type="spellStart"/>
                      <w:r>
                        <w:rPr>
                          <w:rFonts w:ascii="Arial" w:hAnsi="Arial" w:cs="Arial"/>
                          <w:i/>
                          <w:sz w:val="16"/>
                          <w:szCs w:val="16"/>
                        </w:rPr>
                        <w:t>crispatus</w:t>
                      </w:r>
                      <w:proofErr w:type="spellEnd"/>
                      <w:r>
                        <w:rPr>
                          <w:rFonts w:ascii="Arial" w:hAnsi="Arial" w:cs="Arial"/>
                          <w:sz w:val="16"/>
                          <w:szCs w:val="16"/>
                        </w:rPr>
                        <w:t xml:space="preserve">. From 1,000 sequences generated by the </w:t>
                      </w:r>
                      <w:proofErr w:type="spellStart"/>
                      <w:r w:rsidR="00BE519D">
                        <w:rPr>
                          <w:rFonts w:ascii="Arial" w:hAnsi="Arial" w:cs="Arial"/>
                          <w:sz w:val="16"/>
                          <w:szCs w:val="16"/>
                        </w:rPr>
                        <w:t>speciateIT</w:t>
                      </w:r>
                      <w:proofErr w:type="spellEnd"/>
                      <w:r w:rsidR="00BE519D">
                        <w:rPr>
                          <w:rFonts w:ascii="Arial" w:hAnsi="Arial" w:cs="Arial"/>
                          <w:sz w:val="16"/>
                          <w:szCs w:val="16"/>
                        </w:rPr>
                        <w:t xml:space="preserve"> </w:t>
                      </w:r>
                      <w:r>
                        <w:rPr>
                          <w:rFonts w:ascii="Arial" w:hAnsi="Arial" w:cs="Arial"/>
                          <w:sz w:val="16"/>
                          <w:szCs w:val="16"/>
                        </w:rPr>
                        <w:t>model</w:t>
                      </w:r>
                      <w:r w:rsidR="00BE519D">
                        <w:rPr>
                          <w:rFonts w:ascii="Arial" w:hAnsi="Arial" w:cs="Arial"/>
                          <w:sz w:val="16"/>
                          <w:szCs w:val="16"/>
                        </w:rPr>
                        <w:t>s</w:t>
                      </w:r>
                      <w:r>
                        <w:rPr>
                          <w:rFonts w:ascii="Arial" w:hAnsi="Arial" w:cs="Arial"/>
                          <w:sz w:val="16"/>
                          <w:szCs w:val="16"/>
                        </w:rPr>
                        <w:t xml:space="preserve"> for </w:t>
                      </w:r>
                      <w:r>
                        <w:rPr>
                          <w:rFonts w:ascii="Arial" w:hAnsi="Arial" w:cs="Arial"/>
                          <w:i/>
                          <w:sz w:val="16"/>
                          <w:szCs w:val="16"/>
                        </w:rPr>
                        <w:t xml:space="preserve">L. </w:t>
                      </w:r>
                      <w:proofErr w:type="spellStart"/>
                      <w:r>
                        <w:rPr>
                          <w:rFonts w:ascii="Arial" w:hAnsi="Arial" w:cs="Arial"/>
                          <w:i/>
                          <w:sz w:val="16"/>
                          <w:szCs w:val="16"/>
                        </w:rPr>
                        <w:t>crispatus</w:t>
                      </w:r>
                      <w:proofErr w:type="spellEnd"/>
                      <w:r>
                        <w:rPr>
                          <w:rFonts w:ascii="Arial" w:hAnsi="Arial" w:cs="Arial"/>
                          <w:sz w:val="16"/>
                          <w:szCs w:val="16"/>
                        </w:rPr>
                        <w:t xml:space="preserve">, the distributions of the posterior probabilities from the </w:t>
                      </w:r>
                      <w:r>
                        <w:rPr>
                          <w:rFonts w:ascii="Arial" w:hAnsi="Arial" w:cs="Arial"/>
                          <w:i/>
                          <w:sz w:val="16"/>
                          <w:szCs w:val="16"/>
                        </w:rPr>
                        <w:t xml:space="preserve">L. </w:t>
                      </w:r>
                      <w:proofErr w:type="spellStart"/>
                      <w:r>
                        <w:rPr>
                          <w:rFonts w:ascii="Arial" w:hAnsi="Arial" w:cs="Arial"/>
                          <w:i/>
                          <w:sz w:val="16"/>
                          <w:szCs w:val="16"/>
                        </w:rPr>
                        <w:t>crispatus</w:t>
                      </w:r>
                      <w:proofErr w:type="spellEnd"/>
                      <w:r>
                        <w:rPr>
                          <w:rFonts w:ascii="Arial" w:hAnsi="Arial" w:cs="Arial"/>
                          <w:i/>
                          <w:sz w:val="16"/>
                          <w:szCs w:val="16"/>
                        </w:rPr>
                        <w:t xml:space="preserve"> </w:t>
                      </w:r>
                      <w:r>
                        <w:rPr>
                          <w:rFonts w:ascii="Arial" w:hAnsi="Arial" w:cs="Arial"/>
                          <w:sz w:val="16"/>
                          <w:szCs w:val="16"/>
                        </w:rPr>
                        <w:t xml:space="preserve">model (dark green) and the siblings of the </w:t>
                      </w:r>
                      <w:r>
                        <w:rPr>
                          <w:rFonts w:ascii="Arial" w:hAnsi="Arial" w:cs="Arial"/>
                          <w:i/>
                          <w:sz w:val="16"/>
                          <w:szCs w:val="16"/>
                        </w:rPr>
                        <w:t xml:space="preserve">L. </w:t>
                      </w:r>
                      <w:proofErr w:type="spellStart"/>
                      <w:r>
                        <w:rPr>
                          <w:rFonts w:ascii="Arial" w:hAnsi="Arial" w:cs="Arial"/>
                          <w:i/>
                          <w:sz w:val="16"/>
                          <w:szCs w:val="16"/>
                        </w:rPr>
                        <w:t>crispatus</w:t>
                      </w:r>
                      <w:proofErr w:type="spellEnd"/>
                      <w:r>
                        <w:rPr>
                          <w:rFonts w:ascii="Arial" w:hAnsi="Arial" w:cs="Arial"/>
                          <w:i/>
                          <w:sz w:val="16"/>
                          <w:szCs w:val="16"/>
                        </w:rPr>
                        <w:t xml:space="preserve"> </w:t>
                      </w:r>
                      <w:r>
                        <w:rPr>
                          <w:rFonts w:ascii="Arial" w:hAnsi="Arial" w:cs="Arial"/>
                          <w:sz w:val="16"/>
                          <w:szCs w:val="16"/>
                        </w:rPr>
                        <w:t xml:space="preserve">models (all other </w:t>
                      </w:r>
                      <w:r>
                        <w:rPr>
                          <w:rFonts w:ascii="Arial" w:hAnsi="Arial" w:cs="Arial"/>
                          <w:i/>
                          <w:sz w:val="16"/>
                          <w:szCs w:val="16"/>
                        </w:rPr>
                        <w:t xml:space="preserve">Lactobacillus </w:t>
                      </w:r>
                      <w:r>
                        <w:rPr>
                          <w:rFonts w:ascii="Arial" w:hAnsi="Arial" w:cs="Arial"/>
                          <w:sz w:val="16"/>
                          <w:szCs w:val="16"/>
                        </w:rPr>
                        <w:t>species, light green) are computed. The taxonomic assignment classification error threshold is the intersection of these two distributions (dotted arrow).</w:t>
                      </w:r>
                    </w:p>
                  </w:txbxContent>
                </v:textbox>
                <w10:anchorlock/>
              </v:shape>
            </w:pict>
          </mc:Fallback>
        </mc:AlternateContent>
      </w:r>
      <w:commentRangeEnd w:id="90"/>
      <w:r w:rsidR="00A347EE">
        <w:rPr>
          <w:rStyle w:val="CommentReference"/>
        </w:rPr>
        <w:commentReference w:id="90"/>
      </w:r>
    </w:p>
    <w:p w14:paraId="2C3130A9" w14:textId="77777777" w:rsidR="004A30AE" w:rsidRDefault="004A30AE" w:rsidP="0084167A">
      <w:pPr>
        <w:rPr>
          <w:rFonts w:ascii="Arial" w:eastAsia="Calibri" w:hAnsi="Arial" w:cs="Arial"/>
          <w:sz w:val="20"/>
          <w:szCs w:val="20"/>
        </w:rPr>
      </w:pPr>
    </w:p>
    <w:p w14:paraId="072CD543" w14:textId="77777777" w:rsidR="004A30AE" w:rsidRPr="00AD1AC1" w:rsidRDefault="004A30AE" w:rsidP="0084167A">
      <w:pPr>
        <w:rPr>
          <w:rFonts w:ascii="Arial" w:eastAsia="Calibri" w:hAnsi="Arial" w:cs="Arial"/>
          <w:sz w:val="20"/>
          <w:szCs w:val="20"/>
        </w:rPr>
      </w:pPr>
    </w:p>
    <w:p w14:paraId="5CE49C21" w14:textId="43B52896" w:rsidR="0084167A" w:rsidRPr="00AD1AC1" w:rsidRDefault="0084167A" w:rsidP="0084167A">
      <w:pPr>
        <w:rPr>
          <w:rFonts w:ascii="Arial" w:eastAsia="Calibri" w:hAnsi="Arial" w:cs="Arial"/>
          <w:sz w:val="20"/>
          <w:szCs w:val="20"/>
        </w:rPr>
      </w:pPr>
    </w:p>
    <w:p w14:paraId="49468AC9" w14:textId="32E7F101" w:rsidR="0084167A" w:rsidRPr="00AD1AC1" w:rsidRDefault="0084167A" w:rsidP="0084167A">
      <w:pPr>
        <w:rPr>
          <w:rFonts w:ascii="Arial" w:eastAsia="Calibri" w:hAnsi="Arial" w:cs="Arial"/>
          <w:sz w:val="20"/>
          <w:szCs w:val="20"/>
        </w:rPr>
      </w:pPr>
    </w:p>
    <w:p w14:paraId="324710F8" w14:textId="77777777" w:rsidR="0084167A" w:rsidRDefault="0084167A" w:rsidP="0084167A">
      <w:pPr>
        <w:rPr>
          <w:rFonts w:ascii="Arial" w:eastAsia="Calibri" w:hAnsi="Arial" w:cs="Arial"/>
          <w:sz w:val="20"/>
          <w:szCs w:val="20"/>
        </w:rPr>
      </w:pPr>
    </w:p>
    <w:p w14:paraId="6B62CCAA" w14:textId="21257EA8" w:rsidR="0084167A" w:rsidRDefault="0084167A" w:rsidP="0084167A">
      <w:pPr>
        <w:rPr>
          <w:rFonts w:ascii="Arial" w:eastAsia="Calibri" w:hAnsi="Arial" w:cs="Arial"/>
          <w:sz w:val="20"/>
          <w:szCs w:val="20"/>
        </w:rPr>
      </w:pPr>
    </w:p>
    <w:p w14:paraId="4852760A" w14:textId="4615595F" w:rsidR="0084167A" w:rsidRDefault="0084167A" w:rsidP="0084167A">
      <w:pPr>
        <w:rPr>
          <w:rFonts w:ascii="Arial" w:hAnsi="Arial" w:cs="Arial"/>
          <w:sz w:val="20"/>
          <w:szCs w:val="20"/>
        </w:rPr>
      </w:pPr>
    </w:p>
    <w:p w14:paraId="1E874736" w14:textId="77777777" w:rsidR="0084167A" w:rsidRDefault="0084167A" w:rsidP="0084167A">
      <w:pPr>
        <w:rPr>
          <w:rFonts w:ascii="Arial" w:hAnsi="Arial" w:cs="Arial"/>
          <w:sz w:val="20"/>
          <w:szCs w:val="20"/>
        </w:rPr>
      </w:pPr>
    </w:p>
    <w:p w14:paraId="46C39378" w14:textId="77777777" w:rsidR="0084167A" w:rsidRDefault="0084167A" w:rsidP="0084167A">
      <w:pPr>
        <w:rPr>
          <w:rFonts w:ascii="Arial" w:hAnsi="Arial" w:cs="Arial"/>
          <w:b/>
          <w:sz w:val="20"/>
          <w:szCs w:val="20"/>
        </w:rPr>
      </w:pPr>
    </w:p>
    <w:p w14:paraId="57FD4CEA" w14:textId="710D266F" w:rsidR="0084167A" w:rsidRDefault="00BA535E" w:rsidP="00B57B00">
      <w:pPr>
        <w:jc w:val="center"/>
        <w:rPr>
          <w:rFonts w:ascii="Arial" w:hAnsi="Arial" w:cs="Arial"/>
          <w:b/>
          <w:sz w:val="20"/>
          <w:szCs w:val="20"/>
        </w:rPr>
      </w:pPr>
      <w:r>
        <w:rPr>
          <w:rFonts w:ascii="Arial" w:hAnsi="Arial" w:cs="Arial"/>
          <w:b/>
          <w:noProof/>
          <w:sz w:val="20"/>
          <w:szCs w:val="20"/>
        </w:rPr>
        <w:lastRenderedPageBreak/>
        <w:drawing>
          <wp:inline distT="0" distB="0" distL="0" distR="0" wp14:anchorId="20886D62" wp14:editId="51793E57">
            <wp:extent cx="3975735" cy="7482284"/>
            <wp:effectExtent l="0" t="0" r="1206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5.pdf"/>
                    <pic:cNvPicPr/>
                  </pic:nvPicPr>
                  <pic:blipFill>
                    <a:blip r:embed="rId17">
                      <a:extLst>
                        <a:ext uri="{28A0092B-C50C-407E-A947-70E740481C1C}">
                          <a14:useLocalDpi xmlns:a14="http://schemas.microsoft.com/office/drawing/2010/main" val="0"/>
                        </a:ext>
                      </a:extLst>
                    </a:blip>
                    <a:stretch>
                      <a:fillRect/>
                    </a:stretch>
                  </pic:blipFill>
                  <pic:spPr>
                    <a:xfrm>
                      <a:off x="0" y="0"/>
                      <a:ext cx="3976885" cy="7484449"/>
                    </a:xfrm>
                    <a:prstGeom prst="rect">
                      <a:avLst/>
                    </a:prstGeom>
                  </pic:spPr>
                </pic:pic>
              </a:graphicData>
            </a:graphic>
          </wp:inline>
        </w:drawing>
      </w:r>
    </w:p>
    <w:p w14:paraId="24DE1531" w14:textId="2CE27985" w:rsidR="0084167A" w:rsidRPr="00FE69EB" w:rsidRDefault="0084167A" w:rsidP="001B2B6C">
      <w:pPr>
        <w:ind w:left="360"/>
        <w:rPr>
          <w:rFonts w:ascii="Arial" w:hAnsi="Arial" w:cs="Arial"/>
          <w:b/>
          <w:sz w:val="20"/>
          <w:szCs w:val="20"/>
        </w:rPr>
      </w:pPr>
      <w:r>
        <w:rPr>
          <w:noProof/>
        </w:rPr>
        <mc:AlternateContent>
          <mc:Choice Requires="wps">
            <w:drawing>
              <wp:inline distT="0" distB="0" distL="0" distR="0" wp14:anchorId="29466879" wp14:editId="743B0F13">
                <wp:extent cx="6183476" cy="615496"/>
                <wp:effectExtent l="0" t="0" r="0" b="0"/>
                <wp:docPr id="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3476" cy="61549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C37C34" w14:textId="3D37A9E5" w:rsidR="00A93B8A" w:rsidRPr="00475007" w:rsidRDefault="00A93B8A" w:rsidP="00BA535E">
                            <w:pPr>
                              <w:rPr>
                                <w:rFonts w:ascii="Arial" w:hAnsi="Arial" w:cs="Arial"/>
                                <w:sz w:val="16"/>
                                <w:szCs w:val="16"/>
                              </w:rPr>
                            </w:pPr>
                            <w:r w:rsidRPr="00092A0D">
                              <w:rPr>
                                <w:rFonts w:ascii="Arial" w:hAnsi="Arial" w:cs="Arial"/>
                                <w:sz w:val="16"/>
                                <w:szCs w:val="16"/>
                              </w:rPr>
                              <w:t>Figure</w:t>
                            </w:r>
                            <w:r w:rsidR="005C28FE">
                              <w:rPr>
                                <w:rFonts w:ascii="Arial" w:hAnsi="Arial" w:cs="Arial"/>
                                <w:sz w:val="16"/>
                                <w:szCs w:val="16"/>
                              </w:rPr>
                              <w:t xml:space="preserve"> S5</w:t>
                            </w:r>
                            <w:r w:rsidRPr="00092A0D">
                              <w:rPr>
                                <w:rFonts w:ascii="Arial" w:hAnsi="Arial" w:cs="Arial"/>
                                <w:sz w:val="16"/>
                                <w:szCs w:val="16"/>
                              </w:rPr>
                              <w:t xml:space="preserve">. </w:t>
                            </w:r>
                            <w:r>
                              <w:rPr>
                                <w:rFonts w:ascii="Arial" w:hAnsi="Arial" w:cs="Arial"/>
                                <w:sz w:val="16"/>
                                <w:szCs w:val="16"/>
                              </w:rPr>
                              <w:t xml:space="preserve">The mean positional entropy values for each species in the 16S rRNA gene V1V3, V3V4, and V4 amplicon </w:t>
                            </w:r>
                            <w:proofErr w:type="spellStart"/>
                            <w:r w:rsidR="00BE519D">
                              <w:rPr>
                                <w:rFonts w:ascii="Arial" w:hAnsi="Arial" w:cs="Arial"/>
                                <w:sz w:val="16"/>
                                <w:szCs w:val="16"/>
                              </w:rPr>
                              <w:t>speciateDB</w:t>
                            </w:r>
                            <w:proofErr w:type="spellEnd"/>
                            <w:r w:rsidR="00BE519D">
                              <w:rPr>
                                <w:rFonts w:ascii="Arial" w:hAnsi="Arial" w:cs="Arial"/>
                                <w:sz w:val="16"/>
                                <w:szCs w:val="16"/>
                              </w:rPr>
                              <w:t xml:space="preserve"> </w:t>
                            </w:r>
                            <w:r>
                              <w:rPr>
                                <w:rFonts w:ascii="Arial" w:hAnsi="Arial" w:cs="Arial"/>
                                <w:sz w:val="16"/>
                                <w:szCs w:val="16"/>
                              </w:rPr>
                              <w:t>as a function of the total number of sequences in that species. Species mean entropy values were used to determine if sequences correctly comprised a species model. Species with mean positional entropy &gt; 0.4 (dotted line) were removed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466879" id="_x0000_s1032" type="#_x0000_t202" style="width:486.9pt;height:4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" filled="f" stroked="f">
                <v:textbox>
                  <w:txbxContent>
                    <w:p w14:paraId="3AC37C34" w14:textId="3D37A9E5" w:rsidR="00A93B8A" w:rsidRPr="00475007" w:rsidRDefault="00A93B8A" w:rsidP="00BA535E">
                      <w:pPr>
                        <w:rPr>
                          <w:rFonts w:ascii="Arial" w:hAnsi="Arial" w:cs="Arial"/>
                          <w:sz w:val="16"/>
                          <w:szCs w:val="16"/>
                        </w:rPr>
                      </w:pPr>
                      <w:r w:rsidRPr="00092A0D">
                        <w:rPr>
                          <w:rFonts w:ascii="Arial" w:hAnsi="Arial" w:cs="Arial"/>
                          <w:sz w:val="16"/>
                          <w:szCs w:val="16"/>
                        </w:rPr>
                        <w:t>Figure</w:t>
                      </w:r>
                      <w:r w:rsidR="005C28FE">
                        <w:rPr>
                          <w:rFonts w:ascii="Arial" w:hAnsi="Arial" w:cs="Arial"/>
                          <w:sz w:val="16"/>
                          <w:szCs w:val="16"/>
                        </w:rPr>
                        <w:t xml:space="preserve"> S5</w:t>
                      </w:r>
                      <w:r w:rsidRPr="00092A0D">
                        <w:rPr>
                          <w:rFonts w:ascii="Arial" w:hAnsi="Arial" w:cs="Arial"/>
                          <w:sz w:val="16"/>
                          <w:szCs w:val="16"/>
                        </w:rPr>
                        <w:t xml:space="preserve">. </w:t>
                      </w:r>
                      <w:r>
                        <w:rPr>
                          <w:rFonts w:ascii="Arial" w:hAnsi="Arial" w:cs="Arial"/>
                          <w:sz w:val="16"/>
                          <w:szCs w:val="16"/>
                        </w:rPr>
                        <w:t xml:space="preserve">The mean positional entropy values for each species in the 16S rRNA gene V1V3, V3V4, and V4 amplicon </w:t>
                      </w:r>
                      <w:proofErr w:type="spellStart"/>
                      <w:r w:rsidR="00BE519D">
                        <w:rPr>
                          <w:rFonts w:ascii="Arial" w:hAnsi="Arial" w:cs="Arial"/>
                          <w:sz w:val="16"/>
                          <w:szCs w:val="16"/>
                        </w:rPr>
                        <w:t>speciateDB</w:t>
                      </w:r>
                      <w:proofErr w:type="spellEnd"/>
                      <w:r w:rsidR="00BE519D">
                        <w:rPr>
                          <w:rFonts w:ascii="Arial" w:hAnsi="Arial" w:cs="Arial"/>
                          <w:sz w:val="16"/>
                          <w:szCs w:val="16"/>
                        </w:rPr>
                        <w:t xml:space="preserve"> </w:t>
                      </w:r>
                      <w:r>
                        <w:rPr>
                          <w:rFonts w:ascii="Arial" w:hAnsi="Arial" w:cs="Arial"/>
                          <w:sz w:val="16"/>
                          <w:szCs w:val="16"/>
                        </w:rPr>
                        <w:t>as a function of the total number of sequences in that species. Species mean entropy values were used to determine if sequences correctly comprised a species model. Species with mean positional entropy &gt; 0.4 (dotted line) were removed from the database.</w:t>
                      </w:r>
                    </w:p>
                  </w:txbxContent>
                </v:textbox>
                <w10:anchorlock/>
              </v:shape>
            </w:pict>
          </mc:Fallback>
        </mc:AlternateContent>
      </w:r>
    </w:p>
    <w:sectPr w:rsidR="0084167A" w:rsidRPr="00FE69EB" w:rsidSect="00B31B40">
      <w:pgSz w:w="12240" w:h="15840"/>
      <w:pgMar w:top="1440" w:right="1440" w:bottom="1440" w:left="1440" w:header="720" w:footer="720" w:gutter="0"/>
      <w:lnNumType w:countBy="1"/>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ajer, Pawel" w:date="2022-05-26T09:35:00Z" w:initials="GP">
    <w:p w14:paraId="3C7D167E" w14:textId="5FDC840D" w:rsidR="00E329DF" w:rsidRDefault="00E329DF">
      <w:pPr>
        <w:pStyle w:val="CommentText"/>
      </w:pPr>
      <w:r>
        <w:rPr>
          <w:rStyle w:val="CommentReference"/>
        </w:rPr>
        <w:annotationRef/>
      </w:r>
      <w:r>
        <w:t xml:space="preserve">This probably needs to be changed as dada2 ended the era of OTUs </w:t>
      </w:r>
    </w:p>
  </w:comment>
  <w:comment w:id="1" w:author="Gajer, Pawel" w:date="2022-05-26T09:39:00Z" w:initials="GP">
    <w:p w14:paraId="4AADB17C" w14:textId="06964E81" w:rsidR="009C625E" w:rsidRDefault="009C625E">
      <w:pPr>
        <w:pStyle w:val="CommentText"/>
      </w:pPr>
      <w:r>
        <w:rPr>
          <w:rStyle w:val="CommentReference"/>
        </w:rPr>
        <w:annotationRef/>
      </w:r>
      <w:r>
        <w:t>See the above comment</w:t>
      </w:r>
    </w:p>
  </w:comment>
  <w:comment w:id="2" w:author="Gajer, Pawel" w:date="2022-05-26T09:40:00Z" w:initials="GP">
    <w:p w14:paraId="11A2FCBF" w14:textId="6C0A8538" w:rsidR="009C625E" w:rsidRDefault="009C625E">
      <w:pPr>
        <w:pStyle w:val="CommentText"/>
      </w:pPr>
      <w:r>
        <w:rPr>
          <w:rStyle w:val="CommentReference"/>
        </w:rPr>
        <w:annotationRef/>
      </w:r>
      <w:r>
        <w:t xml:space="preserve">How can this be reconciled with the result of RDP and </w:t>
      </w:r>
      <w:proofErr w:type="spellStart"/>
      <w:r>
        <w:t>sIT</w:t>
      </w:r>
      <w:proofErr w:type="spellEnd"/>
      <w:r>
        <w:t xml:space="preserve"> having the same classification accuracy?</w:t>
      </w:r>
    </w:p>
  </w:comment>
  <w:comment w:id="4" w:author="Gajer, Pawel" w:date="2022-05-26T09:42:00Z" w:initials="GP">
    <w:p w14:paraId="6461963C" w14:textId="6AAD7213" w:rsidR="009C625E" w:rsidRDefault="009C625E">
      <w:pPr>
        <w:pStyle w:val="CommentText"/>
      </w:pPr>
      <w:r>
        <w:rPr>
          <w:rStyle w:val="CommentReference"/>
        </w:rPr>
        <w:annotationRef/>
      </w:r>
      <w:r>
        <w:t xml:space="preserve">Don’t we have </w:t>
      </w:r>
      <w:proofErr w:type="spellStart"/>
      <w:r>
        <w:t>genus_species_j</w:t>
      </w:r>
      <w:proofErr w:type="spellEnd"/>
      <w:r>
        <w:t xml:space="preserve"> assignments that capture novel sequences?</w:t>
      </w:r>
    </w:p>
  </w:comment>
  <w:comment w:id="6" w:author="Gajer, Pawel" w:date="2022-05-26T09:45:00Z" w:initials="GP">
    <w:p w14:paraId="262A03C0" w14:textId="60BD1EF7" w:rsidR="005A190D" w:rsidRDefault="005A190D">
      <w:pPr>
        <w:pStyle w:val="CommentText"/>
      </w:pPr>
      <w:r>
        <w:rPr>
          <w:rStyle w:val="CommentReference"/>
        </w:rPr>
        <w:annotationRef/>
      </w:r>
      <w:r>
        <w:t xml:space="preserve">We will need to present the results of our comparison of RDP and </w:t>
      </w:r>
      <w:proofErr w:type="spellStart"/>
      <w:r>
        <w:t>sIT</w:t>
      </w:r>
      <w:proofErr w:type="spellEnd"/>
    </w:p>
  </w:comment>
  <w:comment w:id="13" w:author="Gajer, Pawel" w:date="2022-05-26T09:47:00Z" w:initials="GP">
    <w:p w14:paraId="35181242" w14:textId="790AE710" w:rsidR="00BC68E0" w:rsidRDefault="00BC68E0">
      <w:pPr>
        <w:pStyle w:val="CommentText"/>
      </w:pPr>
      <w:r>
        <w:rPr>
          <w:rStyle w:val="CommentReference"/>
        </w:rPr>
        <w:annotationRef/>
      </w:r>
      <w:r>
        <w:t>This needs to be updated</w:t>
      </w:r>
    </w:p>
  </w:comment>
  <w:comment w:id="15" w:author="Gajer, Pawel" w:date="2022-05-26T09:53:00Z" w:initials="GP">
    <w:p w14:paraId="23841759" w14:textId="703C5EF9" w:rsidR="007D4E26" w:rsidRDefault="007D4E26">
      <w:pPr>
        <w:pStyle w:val="CommentText"/>
      </w:pPr>
      <w:r>
        <w:rPr>
          <w:rStyle w:val="CommentReference"/>
        </w:rPr>
        <w:annotationRef/>
      </w:r>
      <w:r>
        <w:t xml:space="preserve">This is the first time </w:t>
      </w:r>
      <w:proofErr w:type="spellStart"/>
      <w:r>
        <w:t>speciateDB</w:t>
      </w:r>
      <w:proofErr w:type="spellEnd"/>
      <w:r>
        <w:t xml:space="preserve"> appears. It needs to be introduced before. I am not sure if it </w:t>
      </w:r>
      <w:proofErr w:type="gramStart"/>
      <w:r>
        <w:t>make</w:t>
      </w:r>
      <w:proofErr w:type="gramEnd"/>
      <w:r>
        <w:t xml:space="preserve"> sense to introduce a new entity</w:t>
      </w:r>
      <w:r w:rsidR="00777F73">
        <w:t xml:space="preserve">, </w:t>
      </w:r>
      <w:proofErr w:type="spellStart"/>
      <w:r w:rsidR="00777F73">
        <w:t>speciateDB</w:t>
      </w:r>
      <w:proofErr w:type="spellEnd"/>
      <w:r w:rsidR="00777F73">
        <w:t xml:space="preserve">. I suggest we simply talk about </w:t>
      </w:r>
      <w:proofErr w:type="spellStart"/>
      <w:r w:rsidR="00777F73">
        <w:t>speciateIT</w:t>
      </w:r>
      <w:proofErr w:type="spellEnd"/>
      <w:r w:rsidR="00777F73">
        <w:t xml:space="preserve"> database that has different versions. </w:t>
      </w:r>
    </w:p>
  </w:comment>
  <w:comment w:id="69" w:author="Gajer, Pawel" w:date="2022-05-26T09:56:00Z" w:initials="GP">
    <w:p w14:paraId="48A40693" w14:textId="60C0E41E" w:rsidR="00BE2824" w:rsidRDefault="00BE2824">
      <w:pPr>
        <w:pStyle w:val="CommentText"/>
      </w:pPr>
      <w:r>
        <w:rPr>
          <w:rStyle w:val="CommentReference"/>
        </w:rPr>
        <w:annotationRef/>
      </w:r>
      <w:r>
        <w:t xml:space="preserve">This needs to be updated to reflect what </w:t>
      </w:r>
      <w:proofErr w:type="spellStart"/>
      <w:r>
        <w:t>est_error_thlds</w:t>
      </w:r>
      <w:proofErr w:type="spellEnd"/>
      <w:r>
        <w:t xml:space="preserve"> is really </w:t>
      </w:r>
      <w:proofErr w:type="spellStart"/>
      <w:r>
        <w:t>doing</w:t>
      </w:r>
      <w:proofErr w:type="spellEnd"/>
    </w:p>
  </w:comment>
  <w:comment w:id="77" w:author="Gajer, Pawel" w:date="2022-05-26T10:55:00Z" w:initials="GP">
    <w:p w14:paraId="4ACB0681" w14:textId="0A60E19A" w:rsidR="00471596" w:rsidRDefault="00471596">
      <w:pPr>
        <w:pStyle w:val="CommentText"/>
      </w:pPr>
      <w:r>
        <w:rPr>
          <w:rStyle w:val="CommentReference"/>
        </w:rPr>
        <w:annotationRef/>
      </w:r>
      <w:r>
        <w:t xml:space="preserve">Maybe these two parts should be combined?  </w:t>
      </w:r>
    </w:p>
  </w:comment>
  <w:comment w:id="81" w:author="Gajer, Pawel" w:date="2022-05-26T11:06:00Z" w:initials="GP">
    <w:p w14:paraId="137E1A00" w14:textId="56E13C61" w:rsidR="00AA7B73" w:rsidRDefault="00AA7B73">
      <w:pPr>
        <w:pStyle w:val="CommentText"/>
      </w:pPr>
      <w:r>
        <w:rPr>
          <w:rStyle w:val="CommentReference"/>
        </w:rPr>
        <w:annotationRef/>
      </w:r>
      <w:r>
        <w:t xml:space="preserve">I remember phylogenetic trees for V3V4 </w:t>
      </w:r>
      <w:proofErr w:type="spellStart"/>
      <w:r>
        <w:t>etc</w:t>
      </w:r>
      <w:proofErr w:type="spellEnd"/>
      <w:r>
        <w:t xml:space="preserve"> </w:t>
      </w:r>
      <w:proofErr w:type="spellStart"/>
      <w:r>
        <w:t>amplicones</w:t>
      </w:r>
      <w:proofErr w:type="spellEnd"/>
      <w:r>
        <w:t xml:space="preserve"> were created and at that point observed that some pairs (or triplets) of species formed a single clade indicating that after restriction to the amplicon region these </w:t>
      </w:r>
      <w:proofErr w:type="spellStart"/>
      <w:r>
        <w:t>species</w:t>
      </w:r>
      <w:proofErr w:type="spellEnd"/>
      <w:r>
        <w:t xml:space="preserve"> are not distinguishable. This needs to be emphasized here as phylogeny carries more info than MC models. </w:t>
      </w:r>
      <w:proofErr w:type="gramStart"/>
      <w:r>
        <w:t>So</w:t>
      </w:r>
      <w:proofErr w:type="gramEnd"/>
      <w:r>
        <w:t xml:space="preserve"> if phylogeny cannot distinguish species, no statistical model will. </w:t>
      </w:r>
    </w:p>
  </w:comment>
  <w:comment w:id="83" w:author="Gajer, Pawel" w:date="2022-05-26T11:03:00Z" w:initials="GP">
    <w:p w14:paraId="62DF13DF" w14:textId="6356B417" w:rsidR="00491440" w:rsidRDefault="00491440">
      <w:pPr>
        <w:pStyle w:val="CommentText"/>
      </w:pPr>
      <w:r>
        <w:rPr>
          <w:rStyle w:val="CommentReference"/>
        </w:rPr>
        <w:annotationRef/>
      </w:r>
      <w:r>
        <w:t xml:space="preserve">This condition seems to </w:t>
      </w:r>
      <w:r w:rsidR="00AA7B73">
        <w:t>me as too stringent. I don’t remember the logic behind, but 5% contamination does not seem to me like a lot. If it was close to 50%, then yes, but 5%?</w:t>
      </w:r>
    </w:p>
  </w:comment>
  <w:comment w:id="84" w:author="Gajer, Pawel" w:date="2022-05-26T11:09:00Z" w:initials="GP">
    <w:p w14:paraId="394592A9" w14:textId="60BA3E04" w:rsidR="00972EC9" w:rsidRDefault="00972EC9">
      <w:pPr>
        <w:pStyle w:val="CommentText"/>
      </w:pPr>
      <w:r>
        <w:rPr>
          <w:rStyle w:val="CommentReference"/>
        </w:rPr>
        <w:annotationRef/>
      </w:r>
      <w:r>
        <w:t xml:space="preserve">This section has to go as evaluating a model on the training set is meaningless. Obviously, it will be much more accurate than model evaluation on the never seen sequences. This is what CV is about.  </w:t>
      </w:r>
    </w:p>
  </w:comment>
  <w:comment w:id="85" w:author="Gajer, Pawel" w:date="2022-05-26T11:11:00Z" w:initials="GP">
    <w:p w14:paraId="417BE46F" w14:textId="1DD8C556" w:rsidR="00972EC9" w:rsidRDefault="00972EC9">
      <w:pPr>
        <w:pStyle w:val="CommentText"/>
      </w:pPr>
      <w:r>
        <w:rPr>
          <w:rStyle w:val="CommentReference"/>
        </w:rPr>
        <w:annotationRef/>
      </w:r>
      <w:r>
        <w:t>What is self-classification?</w:t>
      </w:r>
    </w:p>
  </w:comment>
  <w:comment w:id="86" w:author="Gajer, Pawel" w:date="2022-05-26T11:12:00Z" w:initials="GP">
    <w:p w14:paraId="1CE49F00" w14:textId="78BD6115" w:rsidR="00972EC9" w:rsidRDefault="00972EC9">
      <w:pPr>
        <w:pStyle w:val="CommentText"/>
      </w:pPr>
      <w:r>
        <w:rPr>
          <w:rStyle w:val="CommentReference"/>
        </w:rPr>
        <w:annotationRef/>
      </w:r>
      <w:r>
        <w:t xml:space="preserve">Can you elaborate as I don’t understand this part as </w:t>
      </w:r>
      <w:proofErr w:type="gramStart"/>
      <w:r>
        <w:t>well.</w:t>
      </w:r>
      <w:proofErr w:type="gramEnd"/>
    </w:p>
  </w:comment>
  <w:comment w:id="87" w:author="Gajer, Pawel" w:date="2022-05-26T11:12:00Z" w:initials="GP">
    <w:p w14:paraId="3447B8F9" w14:textId="1F275AF7" w:rsidR="00972EC9" w:rsidRDefault="00972EC9">
      <w:pPr>
        <w:pStyle w:val="CommentText"/>
      </w:pPr>
      <w:r>
        <w:rPr>
          <w:rStyle w:val="CommentReference"/>
        </w:rPr>
        <w:annotationRef/>
      </w:r>
      <w:r>
        <w:t xml:space="preserve">This needs to be redone with the aim of finding the optimal error threshold. </w:t>
      </w:r>
    </w:p>
  </w:comment>
  <w:comment w:id="88" w:author="Gajer, Pawel" w:date="2022-05-26T11:13:00Z" w:initials="GP">
    <w:p w14:paraId="1874C7D5" w14:textId="1C1AD486" w:rsidR="00972EC9" w:rsidRDefault="00972EC9">
      <w:pPr>
        <w:pStyle w:val="CommentText"/>
      </w:pPr>
      <w:r>
        <w:rPr>
          <w:rStyle w:val="CommentReference"/>
        </w:rPr>
        <w:annotationRef/>
      </w:r>
      <w:r>
        <w:t xml:space="preserve">This should go to the section on model building. </w:t>
      </w:r>
    </w:p>
  </w:comment>
  <w:comment w:id="89" w:author="pawel" w:date="2016-11-17T12:12:00Z" w:initials="p">
    <w:p w14:paraId="63BCCFB0" w14:textId="77777777" w:rsidR="00A93B8A" w:rsidRDefault="00A93B8A">
      <w:pPr>
        <w:pStyle w:val="CommentText"/>
      </w:pPr>
      <w:r>
        <w:rPr>
          <w:rStyle w:val="CommentReference"/>
        </w:rPr>
        <w:annotationRef/>
      </w:r>
    </w:p>
  </w:comment>
  <w:comment w:id="90" w:author="Gajer, Pawel" w:date="2022-05-26T11:25:00Z" w:initials="GP">
    <w:p w14:paraId="124E03F5" w14:textId="3C9935A5" w:rsidR="00A347EE" w:rsidRDefault="00A347EE">
      <w:pPr>
        <w:pStyle w:val="CommentText"/>
      </w:pPr>
      <w:r>
        <w:rPr>
          <w:rStyle w:val="CommentReference"/>
        </w:rPr>
        <w:annotationRef/>
      </w:r>
      <w:r>
        <w:t xml:space="preserve">We need to add the offset as well, to show error threshold after offset correction.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7D167E" w15:done="0"/>
  <w15:commentEx w15:paraId="4AADB17C" w15:done="0"/>
  <w15:commentEx w15:paraId="11A2FCBF" w15:done="0"/>
  <w15:commentEx w15:paraId="6461963C" w15:done="0"/>
  <w15:commentEx w15:paraId="262A03C0" w15:done="0"/>
  <w15:commentEx w15:paraId="35181242" w15:done="0"/>
  <w15:commentEx w15:paraId="23841759" w15:done="0"/>
  <w15:commentEx w15:paraId="48A40693" w15:done="0"/>
  <w15:commentEx w15:paraId="4ACB0681" w15:done="0"/>
  <w15:commentEx w15:paraId="137E1A00" w15:done="0"/>
  <w15:commentEx w15:paraId="62DF13DF" w15:done="0"/>
  <w15:commentEx w15:paraId="394592A9" w15:done="0"/>
  <w15:commentEx w15:paraId="417BE46F" w15:done="0"/>
  <w15:commentEx w15:paraId="1CE49F00" w15:done="0"/>
  <w15:commentEx w15:paraId="3447B8F9" w15:done="0"/>
  <w15:commentEx w15:paraId="1874C7D5" w15:done="0"/>
  <w15:commentEx w15:paraId="63BCCFB0" w15:done="0"/>
  <w15:commentEx w15:paraId="124E03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9C84E" w16cex:dateUtc="2022-05-26T15:35:00Z"/>
  <w16cex:commentExtensible w16cex:durableId="2639C950" w16cex:dateUtc="2022-05-26T15:39:00Z"/>
  <w16cex:commentExtensible w16cex:durableId="2639C98B" w16cex:dateUtc="2022-05-26T15:40:00Z"/>
  <w16cex:commentExtensible w16cex:durableId="2639CA1C" w16cex:dateUtc="2022-05-26T15:42:00Z"/>
  <w16cex:commentExtensible w16cex:durableId="2639CAA4" w16cex:dateUtc="2022-05-26T15:45:00Z"/>
  <w16cex:commentExtensible w16cex:durableId="2639CB20" w16cex:dateUtc="2022-05-26T15:47:00Z"/>
  <w16cex:commentExtensible w16cex:durableId="2639CCA0" w16cex:dateUtc="2022-05-26T15:53:00Z"/>
  <w16cex:commentExtensible w16cex:durableId="2639CD4B" w16cex:dateUtc="2022-05-26T15:56:00Z"/>
  <w16cex:commentExtensible w16cex:durableId="2639DB22" w16cex:dateUtc="2022-05-26T16:55:00Z"/>
  <w16cex:commentExtensible w16cex:durableId="2639DDB0" w16cex:dateUtc="2022-05-26T17:06:00Z"/>
  <w16cex:commentExtensible w16cex:durableId="2639DD1A" w16cex:dateUtc="2022-05-26T17:03:00Z"/>
  <w16cex:commentExtensible w16cex:durableId="2639DE74" w16cex:dateUtc="2022-05-26T17:09:00Z"/>
  <w16cex:commentExtensible w16cex:durableId="2639DEFE" w16cex:dateUtc="2022-05-26T17:11:00Z"/>
  <w16cex:commentExtensible w16cex:durableId="2639DF0D" w16cex:dateUtc="2022-05-26T17:12:00Z"/>
  <w16cex:commentExtensible w16cex:durableId="2639DF28" w16cex:dateUtc="2022-05-26T17:12:00Z"/>
  <w16cex:commentExtensible w16cex:durableId="2639DF70" w16cex:dateUtc="2022-05-26T17:13:00Z"/>
  <w16cex:commentExtensible w16cex:durableId="2639C7A8" w16cex:dateUtc="2016-11-17T19:12:00Z"/>
  <w16cex:commentExtensible w16cex:durableId="2639E21B" w16cex:dateUtc="2022-05-26T17: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7D167E" w16cid:durableId="2639C84E"/>
  <w16cid:commentId w16cid:paraId="4AADB17C" w16cid:durableId="2639C950"/>
  <w16cid:commentId w16cid:paraId="11A2FCBF" w16cid:durableId="2639C98B"/>
  <w16cid:commentId w16cid:paraId="6461963C" w16cid:durableId="2639CA1C"/>
  <w16cid:commentId w16cid:paraId="262A03C0" w16cid:durableId="2639CAA4"/>
  <w16cid:commentId w16cid:paraId="35181242" w16cid:durableId="2639CB20"/>
  <w16cid:commentId w16cid:paraId="23841759" w16cid:durableId="2639CCA0"/>
  <w16cid:commentId w16cid:paraId="48A40693" w16cid:durableId="2639CD4B"/>
  <w16cid:commentId w16cid:paraId="4ACB0681" w16cid:durableId="2639DB22"/>
  <w16cid:commentId w16cid:paraId="137E1A00" w16cid:durableId="2639DDB0"/>
  <w16cid:commentId w16cid:paraId="62DF13DF" w16cid:durableId="2639DD1A"/>
  <w16cid:commentId w16cid:paraId="394592A9" w16cid:durableId="2639DE74"/>
  <w16cid:commentId w16cid:paraId="417BE46F" w16cid:durableId="2639DEFE"/>
  <w16cid:commentId w16cid:paraId="1CE49F00" w16cid:durableId="2639DF0D"/>
  <w16cid:commentId w16cid:paraId="3447B8F9" w16cid:durableId="2639DF28"/>
  <w16cid:commentId w16cid:paraId="1874C7D5" w16cid:durableId="2639DF70"/>
  <w16cid:commentId w16cid:paraId="63BCCFB0" w16cid:durableId="2639C7A8"/>
  <w16cid:commentId w16cid:paraId="124E03F5" w16cid:durableId="2639E21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Myriad Pro">
    <w:panose1 w:val="020B0503030403020204"/>
    <w:charset w:val="00"/>
    <w:family w:val="swiss"/>
    <w:notTrueType/>
    <w:pitch w:val="variable"/>
    <w:sig w:usb0="20000287" w:usb1="00000001"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26D19"/>
    <w:multiLevelType w:val="hybridMultilevel"/>
    <w:tmpl w:val="68B6A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0F7918"/>
    <w:multiLevelType w:val="hybridMultilevel"/>
    <w:tmpl w:val="F228A0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1D636D"/>
    <w:multiLevelType w:val="hybridMultilevel"/>
    <w:tmpl w:val="171870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BE528D"/>
    <w:multiLevelType w:val="hybridMultilevel"/>
    <w:tmpl w:val="57048B64"/>
    <w:lvl w:ilvl="0" w:tplc="BDB8C33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6840186"/>
    <w:multiLevelType w:val="hybridMultilevel"/>
    <w:tmpl w:val="F228A0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5944595">
    <w:abstractNumId w:val="4"/>
  </w:num>
  <w:num w:numId="2" w16cid:durableId="745108871">
    <w:abstractNumId w:val="1"/>
  </w:num>
  <w:num w:numId="3" w16cid:durableId="1462653352">
    <w:abstractNumId w:val="2"/>
  </w:num>
  <w:num w:numId="4" w16cid:durableId="834220517">
    <w:abstractNumId w:val="3"/>
  </w:num>
  <w:num w:numId="5" w16cid:durableId="206270836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jer, Pawel">
    <w15:presenceInfo w15:providerId="AD" w15:userId="S::pgajer@som.umaryland.edu::3f7ddd99-1c40-42ef-8940-0563410c62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7"/>
  <w:proofState w:spelling="clean" w:grammar="clean"/>
  <w:trackRevisions/>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Infectious Disease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ex0pxd5eare9betzxhvdxwkwretvw2vrfee&quot;&gt;Library-All&lt;record-ids&gt;&lt;item&gt;5806&lt;/item&gt;&lt;item&gt;5893&lt;/item&gt;&lt;/record-ids&gt;&lt;/item&gt;&lt;/Libraries&gt;"/>
  </w:docVars>
  <w:rsids>
    <w:rsidRoot w:val="00B42C40"/>
    <w:rsid w:val="00000FC3"/>
    <w:rsid w:val="0000126A"/>
    <w:rsid w:val="00001E5E"/>
    <w:rsid w:val="00003164"/>
    <w:rsid w:val="0000392B"/>
    <w:rsid w:val="00005882"/>
    <w:rsid w:val="00006BA3"/>
    <w:rsid w:val="00006EB0"/>
    <w:rsid w:val="0001026F"/>
    <w:rsid w:val="00012316"/>
    <w:rsid w:val="000125B6"/>
    <w:rsid w:val="00012F77"/>
    <w:rsid w:val="00014071"/>
    <w:rsid w:val="0002564C"/>
    <w:rsid w:val="000260AB"/>
    <w:rsid w:val="00030161"/>
    <w:rsid w:val="000309C2"/>
    <w:rsid w:val="0003369C"/>
    <w:rsid w:val="00034971"/>
    <w:rsid w:val="0003626F"/>
    <w:rsid w:val="000365F6"/>
    <w:rsid w:val="00037B7F"/>
    <w:rsid w:val="000404B2"/>
    <w:rsid w:val="0004066D"/>
    <w:rsid w:val="00042E65"/>
    <w:rsid w:val="00044328"/>
    <w:rsid w:val="00044724"/>
    <w:rsid w:val="0004487C"/>
    <w:rsid w:val="00045B55"/>
    <w:rsid w:val="000460C6"/>
    <w:rsid w:val="00047483"/>
    <w:rsid w:val="000504C7"/>
    <w:rsid w:val="000555D8"/>
    <w:rsid w:val="00057995"/>
    <w:rsid w:val="0006159B"/>
    <w:rsid w:val="00064B09"/>
    <w:rsid w:val="0006636C"/>
    <w:rsid w:val="000668A2"/>
    <w:rsid w:val="00066A4E"/>
    <w:rsid w:val="00071672"/>
    <w:rsid w:val="000720D9"/>
    <w:rsid w:val="000749D8"/>
    <w:rsid w:val="00074A83"/>
    <w:rsid w:val="0008150F"/>
    <w:rsid w:val="00082A9D"/>
    <w:rsid w:val="000834DD"/>
    <w:rsid w:val="00085150"/>
    <w:rsid w:val="00085485"/>
    <w:rsid w:val="000857A2"/>
    <w:rsid w:val="00091C92"/>
    <w:rsid w:val="0009260F"/>
    <w:rsid w:val="00092958"/>
    <w:rsid w:val="00092A0D"/>
    <w:rsid w:val="000936C4"/>
    <w:rsid w:val="00093726"/>
    <w:rsid w:val="000938BB"/>
    <w:rsid w:val="00093D6E"/>
    <w:rsid w:val="00095346"/>
    <w:rsid w:val="00095800"/>
    <w:rsid w:val="00096BD2"/>
    <w:rsid w:val="00096C7D"/>
    <w:rsid w:val="000A1E23"/>
    <w:rsid w:val="000A1E4C"/>
    <w:rsid w:val="000A1ECE"/>
    <w:rsid w:val="000A2CCC"/>
    <w:rsid w:val="000A64BE"/>
    <w:rsid w:val="000B17E9"/>
    <w:rsid w:val="000B1987"/>
    <w:rsid w:val="000B66EF"/>
    <w:rsid w:val="000C04AF"/>
    <w:rsid w:val="000C2156"/>
    <w:rsid w:val="000C354A"/>
    <w:rsid w:val="000C640C"/>
    <w:rsid w:val="000D0B84"/>
    <w:rsid w:val="000D130D"/>
    <w:rsid w:val="000D2525"/>
    <w:rsid w:val="000D3EF3"/>
    <w:rsid w:val="000D4C0F"/>
    <w:rsid w:val="000D5040"/>
    <w:rsid w:val="000E059C"/>
    <w:rsid w:val="000E08A1"/>
    <w:rsid w:val="000E28E2"/>
    <w:rsid w:val="000E5412"/>
    <w:rsid w:val="000E56F2"/>
    <w:rsid w:val="000E78EC"/>
    <w:rsid w:val="000E7D4F"/>
    <w:rsid w:val="000F03C6"/>
    <w:rsid w:val="000F0562"/>
    <w:rsid w:val="000F26EE"/>
    <w:rsid w:val="000F3187"/>
    <w:rsid w:val="000F3AE2"/>
    <w:rsid w:val="000F5545"/>
    <w:rsid w:val="000F5634"/>
    <w:rsid w:val="000F5D02"/>
    <w:rsid w:val="00101981"/>
    <w:rsid w:val="00101F50"/>
    <w:rsid w:val="00105BFF"/>
    <w:rsid w:val="001069AF"/>
    <w:rsid w:val="001105AB"/>
    <w:rsid w:val="001108C6"/>
    <w:rsid w:val="001124AF"/>
    <w:rsid w:val="001125D4"/>
    <w:rsid w:val="00112906"/>
    <w:rsid w:val="00112E04"/>
    <w:rsid w:val="001149D8"/>
    <w:rsid w:val="00114ABB"/>
    <w:rsid w:val="001219AA"/>
    <w:rsid w:val="0012222D"/>
    <w:rsid w:val="0012299F"/>
    <w:rsid w:val="00124120"/>
    <w:rsid w:val="0012661D"/>
    <w:rsid w:val="00133D43"/>
    <w:rsid w:val="0013454C"/>
    <w:rsid w:val="00135FA2"/>
    <w:rsid w:val="0013602A"/>
    <w:rsid w:val="001360FA"/>
    <w:rsid w:val="00137C17"/>
    <w:rsid w:val="00141921"/>
    <w:rsid w:val="00143A3D"/>
    <w:rsid w:val="001473FE"/>
    <w:rsid w:val="00150272"/>
    <w:rsid w:val="00152F30"/>
    <w:rsid w:val="001539C4"/>
    <w:rsid w:val="00155B0E"/>
    <w:rsid w:val="00161683"/>
    <w:rsid w:val="001628D5"/>
    <w:rsid w:val="001629FC"/>
    <w:rsid w:val="00163096"/>
    <w:rsid w:val="00165F0F"/>
    <w:rsid w:val="001663B6"/>
    <w:rsid w:val="00170E4C"/>
    <w:rsid w:val="00172E2A"/>
    <w:rsid w:val="00174375"/>
    <w:rsid w:val="001744EF"/>
    <w:rsid w:val="001759E2"/>
    <w:rsid w:val="00176854"/>
    <w:rsid w:val="00176AC9"/>
    <w:rsid w:val="001820FB"/>
    <w:rsid w:val="00182D2A"/>
    <w:rsid w:val="00183A9F"/>
    <w:rsid w:val="00184AE9"/>
    <w:rsid w:val="00185143"/>
    <w:rsid w:val="0018550A"/>
    <w:rsid w:val="00186C97"/>
    <w:rsid w:val="00190449"/>
    <w:rsid w:val="00192C4D"/>
    <w:rsid w:val="00195E8D"/>
    <w:rsid w:val="0019643A"/>
    <w:rsid w:val="001A0A0D"/>
    <w:rsid w:val="001A0A48"/>
    <w:rsid w:val="001A2832"/>
    <w:rsid w:val="001A3FD1"/>
    <w:rsid w:val="001A65E0"/>
    <w:rsid w:val="001A73AA"/>
    <w:rsid w:val="001B026D"/>
    <w:rsid w:val="001B0938"/>
    <w:rsid w:val="001B0B6A"/>
    <w:rsid w:val="001B1D89"/>
    <w:rsid w:val="001B2B6C"/>
    <w:rsid w:val="001B72BF"/>
    <w:rsid w:val="001C1357"/>
    <w:rsid w:val="001C1CAA"/>
    <w:rsid w:val="001C29A9"/>
    <w:rsid w:val="001C36AE"/>
    <w:rsid w:val="001C4360"/>
    <w:rsid w:val="001C57B6"/>
    <w:rsid w:val="001C714F"/>
    <w:rsid w:val="001C78BB"/>
    <w:rsid w:val="001D0DB1"/>
    <w:rsid w:val="001D7F12"/>
    <w:rsid w:val="001E0C93"/>
    <w:rsid w:val="001E165E"/>
    <w:rsid w:val="001E166F"/>
    <w:rsid w:val="001E3E76"/>
    <w:rsid w:val="001E6CC5"/>
    <w:rsid w:val="001E7AE3"/>
    <w:rsid w:val="001F0F86"/>
    <w:rsid w:val="001F31B1"/>
    <w:rsid w:val="001F4B8B"/>
    <w:rsid w:val="001F56DA"/>
    <w:rsid w:val="001F7198"/>
    <w:rsid w:val="001F76B7"/>
    <w:rsid w:val="001F7E80"/>
    <w:rsid w:val="001F7FC4"/>
    <w:rsid w:val="002029C6"/>
    <w:rsid w:val="00205487"/>
    <w:rsid w:val="00205F01"/>
    <w:rsid w:val="00206060"/>
    <w:rsid w:val="00206615"/>
    <w:rsid w:val="00210B51"/>
    <w:rsid w:val="00211F33"/>
    <w:rsid w:val="0021289F"/>
    <w:rsid w:val="00213027"/>
    <w:rsid w:val="00214EF8"/>
    <w:rsid w:val="0021531B"/>
    <w:rsid w:val="002158D8"/>
    <w:rsid w:val="00217D10"/>
    <w:rsid w:val="00221CB0"/>
    <w:rsid w:val="00222177"/>
    <w:rsid w:val="00226337"/>
    <w:rsid w:val="002300DF"/>
    <w:rsid w:val="0023142E"/>
    <w:rsid w:val="00231C8F"/>
    <w:rsid w:val="00233370"/>
    <w:rsid w:val="002334CA"/>
    <w:rsid w:val="002340B9"/>
    <w:rsid w:val="00234F39"/>
    <w:rsid w:val="00235656"/>
    <w:rsid w:val="00235AF9"/>
    <w:rsid w:val="0023623D"/>
    <w:rsid w:val="00236B62"/>
    <w:rsid w:val="002372C9"/>
    <w:rsid w:val="00240233"/>
    <w:rsid w:val="0024076D"/>
    <w:rsid w:val="00242830"/>
    <w:rsid w:val="0024417F"/>
    <w:rsid w:val="0024429C"/>
    <w:rsid w:val="002466E6"/>
    <w:rsid w:val="002469C8"/>
    <w:rsid w:val="00250406"/>
    <w:rsid w:val="00250562"/>
    <w:rsid w:val="002508F5"/>
    <w:rsid w:val="00250EA1"/>
    <w:rsid w:val="00251BA9"/>
    <w:rsid w:val="00255F4B"/>
    <w:rsid w:val="00256007"/>
    <w:rsid w:val="002563F2"/>
    <w:rsid w:val="00257F8A"/>
    <w:rsid w:val="00260AEA"/>
    <w:rsid w:val="00263A22"/>
    <w:rsid w:val="00263CA6"/>
    <w:rsid w:val="00263E03"/>
    <w:rsid w:val="0026634B"/>
    <w:rsid w:val="0026704E"/>
    <w:rsid w:val="00267ABD"/>
    <w:rsid w:val="0027353B"/>
    <w:rsid w:val="00277147"/>
    <w:rsid w:val="002808A1"/>
    <w:rsid w:val="00280C22"/>
    <w:rsid w:val="00280D3F"/>
    <w:rsid w:val="002810AF"/>
    <w:rsid w:val="002811A6"/>
    <w:rsid w:val="00282B0E"/>
    <w:rsid w:val="00283308"/>
    <w:rsid w:val="00283F47"/>
    <w:rsid w:val="0028756B"/>
    <w:rsid w:val="0028793D"/>
    <w:rsid w:val="002900DC"/>
    <w:rsid w:val="00290263"/>
    <w:rsid w:val="00290CCC"/>
    <w:rsid w:val="0029331F"/>
    <w:rsid w:val="002944C9"/>
    <w:rsid w:val="00295A15"/>
    <w:rsid w:val="002A08EA"/>
    <w:rsid w:val="002A0AB5"/>
    <w:rsid w:val="002A2235"/>
    <w:rsid w:val="002A335C"/>
    <w:rsid w:val="002A51A2"/>
    <w:rsid w:val="002A7E1C"/>
    <w:rsid w:val="002B054E"/>
    <w:rsid w:val="002B0B05"/>
    <w:rsid w:val="002C03DB"/>
    <w:rsid w:val="002C0FD1"/>
    <w:rsid w:val="002C1E81"/>
    <w:rsid w:val="002C4FCF"/>
    <w:rsid w:val="002C5024"/>
    <w:rsid w:val="002C621B"/>
    <w:rsid w:val="002C6674"/>
    <w:rsid w:val="002C6A31"/>
    <w:rsid w:val="002C6BFD"/>
    <w:rsid w:val="002C6DD1"/>
    <w:rsid w:val="002D03D5"/>
    <w:rsid w:val="002D0FC1"/>
    <w:rsid w:val="002D1BFD"/>
    <w:rsid w:val="002D2642"/>
    <w:rsid w:val="002D29A5"/>
    <w:rsid w:val="002D372D"/>
    <w:rsid w:val="002D4157"/>
    <w:rsid w:val="002D4DC2"/>
    <w:rsid w:val="002D6486"/>
    <w:rsid w:val="002D6A09"/>
    <w:rsid w:val="002E0F52"/>
    <w:rsid w:val="002E1131"/>
    <w:rsid w:val="002E1BB8"/>
    <w:rsid w:val="002E4810"/>
    <w:rsid w:val="002E76C5"/>
    <w:rsid w:val="002E7A84"/>
    <w:rsid w:val="002F482A"/>
    <w:rsid w:val="002F5D1F"/>
    <w:rsid w:val="002F7317"/>
    <w:rsid w:val="002F74AD"/>
    <w:rsid w:val="00302582"/>
    <w:rsid w:val="00303C1E"/>
    <w:rsid w:val="003040B9"/>
    <w:rsid w:val="0030782D"/>
    <w:rsid w:val="00310C3F"/>
    <w:rsid w:val="00310F34"/>
    <w:rsid w:val="0031109F"/>
    <w:rsid w:val="003131C2"/>
    <w:rsid w:val="003139AD"/>
    <w:rsid w:val="00314663"/>
    <w:rsid w:val="003148CA"/>
    <w:rsid w:val="003154F3"/>
    <w:rsid w:val="003170EC"/>
    <w:rsid w:val="00322192"/>
    <w:rsid w:val="00322205"/>
    <w:rsid w:val="0032324A"/>
    <w:rsid w:val="00323525"/>
    <w:rsid w:val="00324833"/>
    <w:rsid w:val="00324B20"/>
    <w:rsid w:val="00324EC1"/>
    <w:rsid w:val="00326E14"/>
    <w:rsid w:val="003329A5"/>
    <w:rsid w:val="00332F32"/>
    <w:rsid w:val="00333B37"/>
    <w:rsid w:val="00333E38"/>
    <w:rsid w:val="003352B6"/>
    <w:rsid w:val="00336275"/>
    <w:rsid w:val="00336A42"/>
    <w:rsid w:val="00336C75"/>
    <w:rsid w:val="00337AA1"/>
    <w:rsid w:val="00337AC5"/>
    <w:rsid w:val="00342640"/>
    <w:rsid w:val="0034301E"/>
    <w:rsid w:val="003445F7"/>
    <w:rsid w:val="00345257"/>
    <w:rsid w:val="00345AD7"/>
    <w:rsid w:val="003468CB"/>
    <w:rsid w:val="0034776B"/>
    <w:rsid w:val="003532ED"/>
    <w:rsid w:val="003557E8"/>
    <w:rsid w:val="00355DB5"/>
    <w:rsid w:val="00360BDF"/>
    <w:rsid w:val="00362585"/>
    <w:rsid w:val="003633D3"/>
    <w:rsid w:val="003654B6"/>
    <w:rsid w:val="00367984"/>
    <w:rsid w:val="003726D5"/>
    <w:rsid w:val="00372F0D"/>
    <w:rsid w:val="00373597"/>
    <w:rsid w:val="0037488C"/>
    <w:rsid w:val="00375D57"/>
    <w:rsid w:val="003771A8"/>
    <w:rsid w:val="00380589"/>
    <w:rsid w:val="003856FD"/>
    <w:rsid w:val="00386092"/>
    <w:rsid w:val="00392DBF"/>
    <w:rsid w:val="00392F09"/>
    <w:rsid w:val="0039426F"/>
    <w:rsid w:val="00395671"/>
    <w:rsid w:val="00396016"/>
    <w:rsid w:val="003963CB"/>
    <w:rsid w:val="00397037"/>
    <w:rsid w:val="003A03D6"/>
    <w:rsid w:val="003A0439"/>
    <w:rsid w:val="003A1191"/>
    <w:rsid w:val="003A1ADB"/>
    <w:rsid w:val="003A23B5"/>
    <w:rsid w:val="003A5B8F"/>
    <w:rsid w:val="003A672F"/>
    <w:rsid w:val="003A7C10"/>
    <w:rsid w:val="003B18CD"/>
    <w:rsid w:val="003B206A"/>
    <w:rsid w:val="003B48E7"/>
    <w:rsid w:val="003B751B"/>
    <w:rsid w:val="003C17BE"/>
    <w:rsid w:val="003C2590"/>
    <w:rsid w:val="003C32F3"/>
    <w:rsid w:val="003C5245"/>
    <w:rsid w:val="003C584E"/>
    <w:rsid w:val="003C6C65"/>
    <w:rsid w:val="003C770C"/>
    <w:rsid w:val="003D0166"/>
    <w:rsid w:val="003D0207"/>
    <w:rsid w:val="003D0869"/>
    <w:rsid w:val="003D4F4C"/>
    <w:rsid w:val="003D5F56"/>
    <w:rsid w:val="003D7C93"/>
    <w:rsid w:val="003E2BF6"/>
    <w:rsid w:val="003E54C2"/>
    <w:rsid w:val="003E6A00"/>
    <w:rsid w:val="003E6E3F"/>
    <w:rsid w:val="003E6F00"/>
    <w:rsid w:val="003F0683"/>
    <w:rsid w:val="003F0AE6"/>
    <w:rsid w:val="003F0AE8"/>
    <w:rsid w:val="003F1AE4"/>
    <w:rsid w:val="003F32BA"/>
    <w:rsid w:val="003F3453"/>
    <w:rsid w:val="003F6579"/>
    <w:rsid w:val="003F6CAA"/>
    <w:rsid w:val="00400A76"/>
    <w:rsid w:val="0040388B"/>
    <w:rsid w:val="00405080"/>
    <w:rsid w:val="00406175"/>
    <w:rsid w:val="00406A52"/>
    <w:rsid w:val="00410717"/>
    <w:rsid w:val="00410B85"/>
    <w:rsid w:val="00412802"/>
    <w:rsid w:val="00420BB0"/>
    <w:rsid w:val="00427E4B"/>
    <w:rsid w:val="004300B5"/>
    <w:rsid w:val="004318D1"/>
    <w:rsid w:val="004332D3"/>
    <w:rsid w:val="004343E1"/>
    <w:rsid w:val="004403F3"/>
    <w:rsid w:val="004416D4"/>
    <w:rsid w:val="0044672D"/>
    <w:rsid w:val="0045156A"/>
    <w:rsid w:val="00451D5A"/>
    <w:rsid w:val="00460B44"/>
    <w:rsid w:val="00461399"/>
    <w:rsid w:val="00461537"/>
    <w:rsid w:val="00462034"/>
    <w:rsid w:val="00462094"/>
    <w:rsid w:val="004622FA"/>
    <w:rsid w:val="004627DF"/>
    <w:rsid w:val="00466A30"/>
    <w:rsid w:val="00466AAF"/>
    <w:rsid w:val="00471596"/>
    <w:rsid w:val="00471846"/>
    <w:rsid w:val="00471876"/>
    <w:rsid w:val="00472A5D"/>
    <w:rsid w:val="00473243"/>
    <w:rsid w:val="00474F0D"/>
    <w:rsid w:val="00475007"/>
    <w:rsid w:val="0047787B"/>
    <w:rsid w:val="00480809"/>
    <w:rsid w:val="00480B40"/>
    <w:rsid w:val="00480C1C"/>
    <w:rsid w:val="0048213F"/>
    <w:rsid w:val="00484929"/>
    <w:rsid w:val="00485643"/>
    <w:rsid w:val="00491440"/>
    <w:rsid w:val="00493514"/>
    <w:rsid w:val="00493776"/>
    <w:rsid w:val="00497118"/>
    <w:rsid w:val="00497AA3"/>
    <w:rsid w:val="004A0D00"/>
    <w:rsid w:val="004A30AE"/>
    <w:rsid w:val="004A47D7"/>
    <w:rsid w:val="004A592B"/>
    <w:rsid w:val="004A5975"/>
    <w:rsid w:val="004A74C0"/>
    <w:rsid w:val="004B0BEC"/>
    <w:rsid w:val="004B0D5F"/>
    <w:rsid w:val="004B2089"/>
    <w:rsid w:val="004B3219"/>
    <w:rsid w:val="004B3950"/>
    <w:rsid w:val="004B42F6"/>
    <w:rsid w:val="004B4FB5"/>
    <w:rsid w:val="004B58FE"/>
    <w:rsid w:val="004C1073"/>
    <w:rsid w:val="004C31F6"/>
    <w:rsid w:val="004C3B67"/>
    <w:rsid w:val="004C62E5"/>
    <w:rsid w:val="004C6E93"/>
    <w:rsid w:val="004C7DD4"/>
    <w:rsid w:val="004D2854"/>
    <w:rsid w:val="004D3293"/>
    <w:rsid w:val="004D4007"/>
    <w:rsid w:val="004D5C41"/>
    <w:rsid w:val="004D6293"/>
    <w:rsid w:val="004E02C3"/>
    <w:rsid w:val="004E043C"/>
    <w:rsid w:val="004E14D7"/>
    <w:rsid w:val="004E19BA"/>
    <w:rsid w:val="004E4B49"/>
    <w:rsid w:val="004E538E"/>
    <w:rsid w:val="004F1432"/>
    <w:rsid w:val="004F346A"/>
    <w:rsid w:val="004F3991"/>
    <w:rsid w:val="004F5599"/>
    <w:rsid w:val="004F6E9B"/>
    <w:rsid w:val="0050027F"/>
    <w:rsid w:val="00504C87"/>
    <w:rsid w:val="00505236"/>
    <w:rsid w:val="0050527F"/>
    <w:rsid w:val="00510469"/>
    <w:rsid w:val="00511115"/>
    <w:rsid w:val="0051289A"/>
    <w:rsid w:val="00512B19"/>
    <w:rsid w:val="00513B3A"/>
    <w:rsid w:val="00514D59"/>
    <w:rsid w:val="005150B5"/>
    <w:rsid w:val="00515145"/>
    <w:rsid w:val="00517D14"/>
    <w:rsid w:val="005204DF"/>
    <w:rsid w:val="0052412E"/>
    <w:rsid w:val="00524240"/>
    <w:rsid w:val="00524EC3"/>
    <w:rsid w:val="005252F5"/>
    <w:rsid w:val="00527621"/>
    <w:rsid w:val="005277ED"/>
    <w:rsid w:val="0053091E"/>
    <w:rsid w:val="0053186F"/>
    <w:rsid w:val="00532E71"/>
    <w:rsid w:val="005353C6"/>
    <w:rsid w:val="005355D4"/>
    <w:rsid w:val="005358C8"/>
    <w:rsid w:val="00536DAB"/>
    <w:rsid w:val="00537FC9"/>
    <w:rsid w:val="00540FDB"/>
    <w:rsid w:val="005411BB"/>
    <w:rsid w:val="005416A9"/>
    <w:rsid w:val="0054433C"/>
    <w:rsid w:val="005459EF"/>
    <w:rsid w:val="00545B71"/>
    <w:rsid w:val="005502C8"/>
    <w:rsid w:val="005503B2"/>
    <w:rsid w:val="005504E6"/>
    <w:rsid w:val="00550DBF"/>
    <w:rsid w:val="00551546"/>
    <w:rsid w:val="00551B31"/>
    <w:rsid w:val="00552138"/>
    <w:rsid w:val="005530F3"/>
    <w:rsid w:val="00553704"/>
    <w:rsid w:val="00555A0B"/>
    <w:rsid w:val="005561F4"/>
    <w:rsid w:val="005572E5"/>
    <w:rsid w:val="00557983"/>
    <w:rsid w:val="00557BBA"/>
    <w:rsid w:val="00560225"/>
    <w:rsid w:val="005619C7"/>
    <w:rsid w:val="00562CD0"/>
    <w:rsid w:val="00565A45"/>
    <w:rsid w:val="00565C61"/>
    <w:rsid w:val="00567A57"/>
    <w:rsid w:val="005701AE"/>
    <w:rsid w:val="0057113F"/>
    <w:rsid w:val="0057118C"/>
    <w:rsid w:val="00571420"/>
    <w:rsid w:val="0057142A"/>
    <w:rsid w:val="0057468F"/>
    <w:rsid w:val="00575575"/>
    <w:rsid w:val="0058136D"/>
    <w:rsid w:val="0058289C"/>
    <w:rsid w:val="00582952"/>
    <w:rsid w:val="005833BB"/>
    <w:rsid w:val="005847F4"/>
    <w:rsid w:val="00585C15"/>
    <w:rsid w:val="005908DE"/>
    <w:rsid w:val="005917F1"/>
    <w:rsid w:val="00591904"/>
    <w:rsid w:val="005963D3"/>
    <w:rsid w:val="0059699B"/>
    <w:rsid w:val="00597266"/>
    <w:rsid w:val="00597AA3"/>
    <w:rsid w:val="005A05FE"/>
    <w:rsid w:val="005A08D0"/>
    <w:rsid w:val="005A190D"/>
    <w:rsid w:val="005A1D10"/>
    <w:rsid w:val="005A4F78"/>
    <w:rsid w:val="005A6BBC"/>
    <w:rsid w:val="005A76B3"/>
    <w:rsid w:val="005A7AD1"/>
    <w:rsid w:val="005A7F25"/>
    <w:rsid w:val="005B0351"/>
    <w:rsid w:val="005B2011"/>
    <w:rsid w:val="005B548E"/>
    <w:rsid w:val="005B5801"/>
    <w:rsid w:val="005B6480"/>
    <w:rsid w:val="005B69EC"/>
    <w:rsid w:val="005C250B"/>
    <w:rsid w:val="005C28FE"/>
    <w:rsid w:val="005C3931"/>
    <w:rsid w:val="005C3C72"/>
    <w:rsid w:val="005C7C46"/>
    <w:rsid w:val="005D1BB0"/>
    <w:rsid w:val="005D497A"/>
    <w:rsid w:val="005D5D1A"/>
    <w:rsid w:val="005D5DDE"/>
    <w:rsid w:val="005D6D88"/>
    <w:rsid w:val="005E5B6E"/>
    <w:rsid w:val="005F043C"/>
    <w:rsid w:val="005F0D78"/>
    <w:rsid w:val="005F1DC6"/>
    <w:rsid w:val="005F1F05"/>
    <w:rsid w:val="005F26B0"/>
    <w:rsid w:val="005F4CAD"/>
    <w:rsid w:val="005F4F23"/>
    <w:rsid w:val="005F5E66"/>
    <w:rsid w:val="005F7218"/>
    <w:rsid w:val="006002C9"/>
    <w:rsid w:val="006007A5"/>
    <w:rsid w:val="00601C43"/>
    <w:rsid w:val="006020E3"/>
    <w:rsid w:val="00602245"/>
    <w:rsid w:val="00602660"/>
    <w:rsid w:val="006026AA"/>
    <w:rsid w:val="00604672"/>
    <w:rsid w:val="00605DFD"/>
    <w:rsid w:val="00606278"/>
    <w:rsid w:val="006069C8"/>
    <w:rsid w:val="00607968"/>
    <w:rsid w:val="00610B35"/>
    <w:rsid w:val="00611262"/>
    <w:rsid w:val="00611F5B"/>
    <w:rsid w:val="00614651"/>
    <w:rsid w:val="006150FC"/>
    <w:rsid w:val="00622704"/>
    <w:rsid w:val="0062278A"/>
    <w:rsid w:val="00623915"/>
    <w:rsid w:val="0062555B"/>
    <w:rsid w:val="006265C2"/>
    <w:rsid w:val="006274CB"/>
    <w:rsid w:val="006274DC"/>
    <w:rsid w:val="00627760"/>
    <w:rsid w:val="0063080A"/>
    <w:rsid w:val="0063091C"/>
    <w:rsid w:val="00630FBD"/>
    <w:rsid w:val="0063266F"/>
    <w:rsid w:val="00632E8C"/>
    <w:rsid w:val="00633C88"/>
    <w:rsid w:val="00635DA9"/>
    <w:rsid w:val="00636848"/>
    <w:rsid w:val="00636EE5"/>
    <w:rsid w:val="00637770"/>
    <w:rsid w:val="006406CB"/>
    <w:rsid w:val="00642B55"/>
    <w:rsid w:val="00643B5A"/>
    <w:rsid w:val="00643F9B"/>
    <w:rsid w:val="0064533D"/>
    <w:rsid w:val="0064789E"/>
    <w:rsid w:val="00650680"/>
    <w:rsid w:val="00650974"/>
    <w:rsid w:val="00650A21"/>
    <w:rsid w:val="00650A2E"/>
    <w:rsid w:val="006513A1"/>
    <w:rsid w:val="006515B3"/>
    <w:rsid w:val="006547A3"/>
    <w:rsid w:val="00654A7D"/>
    <w:rsid w:val="00655937"/>
    <w:rsid w:val="00657D46"/>
    <w:rsid w:val="00661ECC"/>
    <w:rsid w:val="006622E1"/>
    <w:rsid w:val="00664ADC"/>
    <w:rsid w:val="00665223"/>
    <w:rsid w:val="00672411"/>
    <w:rsid w:val="006729AB"/>
    <w:rsid w:val="00674761"/>
    <w:rsid w:val="0067504F"/>
    <w:rsid w:val="00677372"/>
    <w:rsid w:val="00677563"/>
    <w:rsid w:val="00680F58"/>
    <w:rsid w:val="006839E4"/>
    <w:rsid w:val="0068498E"/>
    <w:rsid w:val="00685351"/>
    <w:rsid w:val="00685768"/>
    <w:rsid w:val="00687999"/>
    <w:rsid w:val="006879D3"/>
    <w:rsid w:val="00690A22"/>
    <w:rsid w:val="00690D3E"/>
    <w:rsid w:val="006929CF"/>
    <w:rsid w:val="00692B3A"/>
    <w:rsid w:val="006946D5"/>
    <w:rsid w:val="006962C5"/>
    <w:rsid w:val="006962DB"/>
    <w:rsid w:val="00697755"/>
    <w:rsid w:val="0069789F"/>
    <w:rsid w:val="006A0EE0"/>
    <w:rsid w:val="006A1B85"/>
    <w:rsid w:val="006A2A17"/>
    <w:rsid w:val="006A338C"/>
    <w:rsid w:val="006A36B8"/>
    <w:rsid w:val="006A53A3"/>
    <w:rsid w:val="006A6F57"/>
    <w:rsid w:val="006A7713"/>
    <w:rsid w:val="006B13E7"/>
    <w:rsid w:val="006B22A7"/>
    <w:rsid w:val="006B277E"/>
    <w:rsid w:val="006B445E"/>
    <w:rsid w:val="006B578A"/>
    <w:rsid w:val="006B6274"/>
    <w:rsid w:val="006B7804"/>
    <w:rsid w:val="006C062B"/>
    <w:rsid w:val="006C3C2F"/>
    <w:rsid w:val="006C5C31"/>
    <w:rsid w:val="006C7819"/>
    <w:rsid w:val="006D0CF7"/>
    <w:rsid w:val="006D4298"/>
    <w:rsid w:val="006D5946"/>
    <w:rsid w:val="006D634B"/>
    <w:rsid w:val="006E1C40"/>
    <w:rsid w:val="006E30B3"/>
    <w:rsid w:val="006E648D"/>
    <w:rsid w:val="006F03E1"/>
    <w:rsid w:val="006F0C3B"/>
    <w:rsid w:val="006F1178"/>
    <w:rsid w:val="006F1D8A"/>
    <w:rsid w:val="006F1DDF"/>
    <w:rsid w:val="006F272D"/>
    <w:rsid w:val="006F28A8"/>
    <w:rsid w:val="006F33EB"/>
    <w:rsid w:val="006F44E0"/>
    <w:rsid w:val="006F6875"/>
    <w:rsid w:val="00702A45"/>
    <w:rsid w:val="007030B8"/>
    <w:rsid w:val="0070615A"/>
    <w:rsid w:val="00707DFD"/>
    <w:rsid w:val="00710471"/>
    <w:rsid w:val="00711DB3"/>
    <w:rsid w:val="00714EE1"/>
    <w:rsid w:val="0071546B"/>
    <w:rsid w:val="00721115"/>
    <w:rsid w:val="0072199A"/>
    <w:rsid w:val="00721B13"/>
    <w:rsid w:val="00721C4D"/>
    <w:rsid w:val="007226A7"/>
    <w:rsid w:val="00722871"/>
    <w:rsid w:val="007251F7"/>
    <w:rsid w:val="00725CA0"/>
    <w:rsid w:val="00726004"/>
    <w:rsid w:val="007265F4"/>
    <w:rsid w:val="007273EE"/>
    <w:rsid w:val="00730024"/>
    <w:rsid w:val="00730C43"/>
    <w:rsid w:val="00730DA2"/>
    <w:rsid w:val="00731247"/>
    <w:rsid w:val="00733927"/>
    <w:rsid w:val="007354E1"/>
    <w:rsid w:val="00743237"/>
    <w:rsid w:val="00744E25"/>
    <w:rsid w:val="00745792"/>
    <w:rsid w:val="00746A0F"/>
    <w:rsid w:val="00750C2B"/>
    <w:rsid w:val="00751508"/>
    <w:rsid w:val="00751FF7"/>
    <w:rsid w:val="00754124"/>
    <w:rsid w:val="00754493"/>
    <w:rsid w:val="00761A32"/>
    <w:rsid w:val="00761A61"/>
    <w:rsid w:val="00761EFB"/>
    <w:rsid w:val="00763501"/>
    <w:rsid w:val="00763937"/>
    <w:rsid w:val="00764128"/>
    <w:rsid w:val="00765280"/>
    <w:rsid w:val="00765C18"/>
    <w:rsid w:val="007662A9"/>
    <w:rsid w:val="007664A8"/>
    <w:rsid w:val="00767D51"/>
    <w:rsid w:val="007709FC"/>
    <w:rsid w:val="00770A8D"/>
    <w:rsid w:val="00771A9F"/>
    <w:rsid w:val="0077230B"/>
    <w:rsid w:val="00777F73"/>
    <w:rsid w:val="007810B8"/>
    <w:rsid w:val="0078131A"/>
    <w:rsid w:val="0078137B"/>
    <w:rsid w:val="00781E4C"/>
    <w:rsid w:val="00781FC9"/>
    <w:rsid w:val="00783794"/>
    <w:rsid w:val="00783F76"/>
    <w:rsid w:val="00784670"/>
    <w:rsid w:val="007860EF"/>
    <w:rsid w:val="00786603"/>
    <w:rsid w:val="00787177"/>
    <w:rsid w:val="00790307"/>
    <w:rsid w:val="00792EA0"/>
    <w:rsid w:val="00793156"/>
    <w:rsid w:val="00794776"/>
    <w:rsid w:val="00795033"/>
    <w:rsid w:val="00796C8E"/>
    <w:rsid w:val="007A061E"/>
    <w:rsid w:val="007A142C"/>
    <w:rsid w:val="007A1619"/>
    <w:rsid w:val="007A4AAD"/>
    <w:rsid w:val="007B0255"/>
    <w:rsid w:val="007B0DF3"/>
    <w:rsid w:val="007B2438"/>
    <w:rsid w:val="007B2C11"/>
    <w:rsid w:val="007B3CD8"/>
    <w:rsid w:val="007B6670"/>
    <w:rsid w:val="007B6F45"/>
    <w:rsid w:val="007C0D2D"/>
    <w:rsid w:val="007C11A4"/>
    <w:rsid w:val="007C20FC"/>
    <w:rsid w:val="007C2FF1"/>
    <w:rsid w:val="007C32C3"/>
    <w:rsid w:val="007C445A"/>
    <w:rsid w:val="007C46D1"/>
    <w:rsid w:val="007C5409"/>
    <w:rsid w:val="007C5825"/>
    <w:rsid w:val="007C7758"/>
    <w:rsid w:val="007C7AEF"/>
    <w:rsid w:val="007D2161"/>
    <w:rsid w:val="007D287F"/>
    <w:rsid w:val="007D468D"/>
    <w:rsid w:val="007D49A8"/>
    <w:rsid w:val="007D4E26"/>
    <w:rsid w:val="007D4E8F"/>
    <w:rsid w:val="007D510A"/>
    <w:rsid w:val="007D72E3"/>
    <w:rsid w:val="007E2320"/>
    <w:rsid w:val="007E35F6"/>
    <w:rsid w:val="007E4371"/>
    <w:rsid w:val="007E5235"/>
    <w:rsid w:val="007E65EA"/>
    <w:rsid w:val="007E6DBC"/>
    <w:rsid w:val="007F27D8"/>
    <w:rsid w:val="007F2DD4"/>
    <w:rsid w:val="007F3225"/>
    <w:rsid w:val="007F3A88"/>
    <w:rsid w:val="007F429A"/>
    <w:rsid w:val="007F4D89"/>
    <w:rsid w:val="007F5C0E"/>
    <w:rsid w:val="007F663F"/>
    <w:rsid w:val="007F71AB"/>
    <w:rsid w:val="007F76B7"/>
    <w:rsid w:val="008040DA"/>
    <w:rsid w:val="00804457"/>
    <w:rsid w:val="00805C04"/>
    <w:rsid w:val="00806E62"/>
    <w:rsid w:val="00807217"/>
    <w:rsid w:val="008110DD"/>
    <w:rsid w:val="00815402"/>
    <w:rsid w:val="00815E5A"/>
    <w:rsid w:val="008162CD"/>
    <w:rsid w:val="00817B7D"/>
    <w:rsid w:val="0082173B"/>
    <w:rsid w:val="008236FF"/>
    <w:rsid w:val="00824F51"/>
    <w:rsid w:val="008267A0"/>
    <w:rsid w:val="00831EE2"/>
    <w:rsid w:val="008329E5"/>
    <w:rsid w:val="00832EF3"/>
    <w:rsid w:val="00833077"/>
    <w:rsid w:val="008407E0"/>
    <w:rsid w:val="008410AD"/>
    <w:rsid w:val="0084167A"/>
    <w:rsid w:val="00841B9E"/>
    <w:rsid w:val="00841BCE"/>
    <w:rsid w:val="008455C3"/>
    <w:rsid w:val="00846E46"/>
    <w:rsid w:val="00847E99"/>
    <w:rsid w:val="00850EE6"/>
    <w:rsid w:val="00851A09"/>
    <w:rsid w:val="00852B7F"/>
    <w:rsid w:val="008536BB"/>
    <w:rsid w:val="00853AEE"/>
    <w:rsid w:val="00853B10"/>
    <w:rsid w:val="00854491"/>
    <w:rsid w:val="0085639F"/>
    <w:rsid w:val="008577AC"/>
    <w:rsid w:val="00862B74"/>
    <w:rsid w:val="00863C17"/>
    <w:rsid w:val="00865C0C"/>
    <w:rsid w:val="00867995"/>
    <w:rsid w:val="008679F1"/>
    <w:rsid w:val="00875D02"/>
    <w:rsid w:val="0088017A"/>
    <w:rsid w:val="0088113B"/>
    <w:rsid w:val="0088216E"/>
    <w:rsid w:val="008835E1"/>
    <w:rsid w:val="00883B99"/>
    <w:rsid w:val="0088403C"/>
    <w:rsid w:val="00886099"/>
    <w:rsid w:val="008862CF"/>
    <w:rsid w:val="00887C64"/>
    <w:rsid w:val="00890901"/>
    <w:rsid w:val="00892A4A"/>
    <w:rsid w:val="008949FE"/>
    <w:rsid w:val="0089555D"/>
    <w:rsid w:val="00895AFE"/>
    <w:rsid w:val="008A12E9"/>
    <w:rsid w:val="008A1CE1"/>
    <w:rsid w:val="008A5370"/>
    <w:rsid w:val="008A53AD"/>
    <w:rsid w:val="008B0758"/>
    <w:rsid w:val="008B08F5"/>
    <w:rsid w:val="008B0934"/>
    <w:rsid w:val="008B1670"/>
    <w:rsid w:val="008B196C"/>
    <w:rsid w:val="008B4B13"/>
    <w:rsid w:val="008B5C4B"/>
    <w:rsid w:val="008B73B6"/>
    <w:rsid w:val="008B78EB"/>
    <w:rsid w:val="008C1412"/>
    <w:rsid w:val="008C1E8A"/>
    <w:rsid w:val="008C2287"/>
    <w:rsid w:val="008C3751"/>
    <w:rsid w:val="008C48D2"/>
    <w:rsid w:val="008C673B"/>
    <w:rsid w:val="008C68BA"/>
    <w:rsid w:val="008C7A92"/>
    <w:rsid w:val="008D00CA"/>
    <w:rsid w:val="008D0113"/>
    <w:rsid w:val="008D289F"/>
    <w:rsid w:val="008D5416"/>
    <w:rsid w:val="008E0EBA"/>
    <w:rsid w:val="008E2F0F"/>
    <w:rsid w:val="008E312F"/>
    <w:rsid w:val="008E53AA"/>
    <w:rsid w:val="008E6994"/>
    <w:rsid w:val="008E6D4C"/>
    <w:rsid w:val="008F0816"/>
    <w:rsid w:val="008F0B9A"/>
    <w:rsid w:val="008F1AD3"/>
    <w:rsid w:val="008F1B35"/>
    <w:rsid w:val="008F3C6C"/>
    <w:rsid w:val="008F490C"/>
    <w:rsid w:val="008F650F"/>
    <w:rsid w:val="008F7E5B"/>
    <w:rsid w:val="00900826"/>
    <w:rsid w:val="00903688"/>
    <w:rsid w:val="00906297"/>
    <w:rsid w:val="00906ED0"/>
    <w:rsid w:val="009102E2"/>
    <w:rsid w:val="00911500"/>
    <w:rsid w:val="0091333D"/>
    <w:rsid w:val="0091488A"/>
    <w:rsid w:val="00915B75"/>
    <w:rsid w:val="009162BB"/>
    <w:rsid w:val="0091647D"/>
    <w:rsid w:val="0092342B"/>
    <w:rsid w:val="00923A1A"/>
    <w:rsid w:val="0092599E"/>
    <w:rsid w:val="0092642A"/>
    <w:rsid w:val="00926DB9"/>
    <w:rsid w:val="009270FB"/>
    <w:rsid w:val="00927794"/>
    <w:rsid w:val="009324BA"/>
    <w:rsid w:val="00933A1C"/>
    <w:rsid w:val="0093571D"/>
    <w:rsid w:val="00936AF7"/>
    <w:rsid w:val="00936C54"/>
    <w:rsid w:val="00936DD4"/>
    <w:rsid w:val="009444DD"/>
    <w:rsid w:val="00947D5C"/>
    <w:rsid w:val="00952E75"/>
    <w:rsid w:val="00953A29"/>
    <w:rsid w:val="00955306"/>
    <w:rsid w:val="00957DAA"/>
    <w:rsid w:val="009624A6"/>
    <w:rsid w:val="0096295D"/>
    <w:rsid w:val="00962F14"/>
    <w:rsid w:val="009643B4"/>
    <w:rsid w:val="009644F5"/>
    <w:rsid w:val="00965890"/>
    <w:rsid w:val="00966404"/>
    <w:rsid w:val="00967DC1"/>
    <w:rsid w:val="009706CF"/>
    <w:rsid w:val="00971298"/>
    <w:rsid w:val="0097188E"/>
    <w:rsid w:val="00972EC9"/>
    <w:rsid w:val="00975292"/>
    <w:rsid w:val="00976374"/>
    <w:rsid w:val="0098135D"/>
    <w:rsid w:val="00981B63"/>
    <w:rsid w:val="009856D3"/>
    <w:rsid w:val="00985AA3"/>
    <w:rsid w:val="00986401"/>
    <w:rsid w:val="0098714B"/>
    <w:rsid w:val="00987F5D"/>
    <w:rsid w:val="00990987"/>
    <w:rsid w:val="00991EAD"/>
    <w:rsid w:val="00995144"/>
    <w:rsid w:val="00995C93"/>
    <w:rsid w:val="00996034"/>
    <w:rsid w:val="009A156C"/>
    <w:rsid w:val="009A17F3"/>
    <w:rsid w:val="009A2B65"/>
    <w:rsid w:val="009A5A7B"/>
    <w:rsid w:val="009A5A97"/>
    <w:rsid w:val="009B076F"/>
    <w:rsid w:val="009B0CB6"/>
    <w:rsid w:val="009B1AB8"/>
    <w:rsid w:val="009B2BEF"/>
    <w:rsid w:val="009B52AA"/>
    <w:rsid w:val="009C0D21"/>
    <w:rsid w:val="009C347B"/>
    <w:rsid w:val="009C3BD4"/>
    <w:rsid w:val="009C5315"/>
    <w:rsid w:val="009C625E"/>
    <w:rsid w:val="009C6F37"/>
    <w:rsid w:val="009D02D0"/>
    <w:rsid w:val="009D1B3A"/>
    <w:rsid w:val="009D260E"/>
    <w:rsid w:val="009D28E1"/>
    <w:rsid w:val="009D2F53"/>
    <w:rsid w:val="009D7D4E"/>
    <w:rsid w:val="009E055C"/>
    <w:rsid w:val="009E0646"/>
    <w:rsid w:val="009E196A"/>
    <w:rsid w:val="009E2C3D"/>
    <w:rsid w:val="009E3C5F"/>
    <w:rsid w:val="009E456A"/>
    <w:rsid w:val="009E4B74"/>
    <w:rsid w:val="009E6F13"/>
    <w:rsid w:val="009E72E3"/>
    <w:rsid w:val="009E7814"/>
    <w:rsid w:val="009F1687"/>
    <w:rsid w:val="009F2990"/>
    <w:rsid w:val="009F2C54"/>
    <w:rsid w:val="00A00B3F"/>
    <w:rsid w:val="00A0118F"/>
    <w:rsid w:val="00A01BF0"/>
    <w:rsid w:val="00A04025"/>
    <w:rsid w:val="00A042A9"/>
    <w:rsid w:val="00A04931"/>
    <w:rsid w:val="00A05FAC"/>
    <w:rsid w:val="00A0649C"/>
    <w:rsid w:val="00A075FC"/>
    <w:rsid w:val="00A114FB"/>
    <w:rsid w:val="00A12D62"/>
    <w:rsid w:val="00A178DA"/>
    <w:rsid w:val="00A204B1"/>
    <w:rsid w:val="00A21B4B"/>
    <w:rsid w:val="00A22237"/>
    <w:rsid w:val="00A23ACF"/>
    <w:rsid w:val="00A245E1"/>
    <w:rsid w:val="00A2670C"/>
    <w:rsid w:val="00A271CE"/>
    <w:rsid w:val="00A302D8"/>
    <w:rsid w:val="00A31F63"/>
    <w:rsid w:val="00A32B57"/>
    <w:rsid w:val="00A32E5D"/>
    <w:rsid w:val="00A33D24"/>
    <w:rsid w:val="00A347EE"/>
    <w:rsid w:val="00A351F4"/>
    <w:rsid w:val="00A35373"/>
    <w:rsid w:val="00A360A7"/>
    <w:rsid w:val="00A36DAF"/>
    <w:rsid w:val="00A37367"/>
    <w:rsid w:val="00A40C0B"/>
    <w:rsid w:val="00A40FA9"/>
    <w:rsid w:val="00A420A8"/>
    <w:rsid w:val="00A4254A"/>
    <w:rsid w:val="00A4453D"/>
    <w:rsid w:val="00A52E99"/>
    <w:rsid w:val="00A54E5B"/>
    <w:rsid w:val="00A56EA7"/>
    <w:rsid w:val="00A57A58"/>
    <w:rsid w:val="00A57CE7"/>
    <w:rsid w:val="00A600C9"/>
    <w:rsid w:val="00A60AB7"/>
    <w:rsid w:val="00A6112D"/>
    <w:rsid w:val="00A6238E"/>
    <w:rsid w:val="00A6294E"/>
    <w:rsid w:val="00A7028D"/>
    <w:rsid w:val="00A7069E"/>
    <w:rsid w:val="00A7079F"/>
    <w:rsid w:val="00A71144"/>
    <w:rsid w:val="00A71BF9"/>
    <w:rsid w:val="00A72A06"/>
    <w:rsid w:val="00A73A41"/>
    <w:rsid w:val="00A73BC2"/>
    <w:rsid w:val="00A74866"/>
    <w:rsid w:val="00A75521"/>
    <w:rsid w:val="00A77ADC"/>
    <w:rsid w:val="00A77B92"/>
    <w:rsid w:val="00A820B2"/>
    <w:rsid w:val="00A82D7E"/>
    <w:rsid w:val="00A83408"/>
    <w:rsid w:val="00A84AB4"/>
    <w:rsid w:val="00A84F0F"/>
    <w:rsid w:val="00A86200"/>
    <w:rsid w:val="00A87AC1"/>
    <w:rsid w:val="00A906F9"/>
    <w:rsid w:val="00A9137C"/>
    <w:rsid w:val="00A91CF4"/>
    <w:rsid w:val="00A9264D"/>
    <w:rsid w:val="00A931AF"/>
    <w:rsid w:val="00A9361A"/>
    <w:rsid w:val="00A93636"/>
    <w:rsid w:val="00A93B8A"/>
    <w:rsid w:val="00A94AF3"/>
    <w:rsid w:val="00A94F55"/>
    <w:rsid w:val="00AA261E"/>
    <w:rsid w:val="00AA3529"/>
    <w:rsid w:val="00AA4C95"/>
    <w:rsid w:val="00AA4FB3"/>
    <w:rsid w:val="00AA7B73"/>
    <w:rsid w:val="00AB048F"/>
    <w:rsid w:val="00AB1E0E"/>
    <w:rsid w:val="00AB3B03"/>
    <w:rsid w:val="00AB4725"/>
    <w:rsid w:val="00AB60F7"/>
    <w:rsid w:val="00AB64D0"/>
    <w:rsid w:val="00AC2E8A"/>
    <w:rsid w:val="00AC37F3"/>
    <w:rsid w:val="00AC49BB"/>
    <w:rsid w:val="00AC5808"/>
    <w:rsid w:val="00AC6745"/>
    <w:rsid w:val="00AC68BE"/>
    <w:rsid w:val="00AC6D57"/>
    <w:rsid w:val="00AC6FC9"/>
    <w:rsid w:val="00AC7235"/>
    <w:rsid w:val="00AD01A4"/>
    <w:rsid w:val="00AD1AC1"/>
    <w:rsid w:val="00AD62E6"/>
    <w:rsid w:val="00AE0034"/>
    <w:rsid w:val="00AE08B1"/>
    <w:rsid w:val="00AE21A6"/>
    <w:rsid w:val="00AE29FB"/>
    <w:rsid w:val="00AE3B0C"/>
    <w:rsid w:val="00AE56E8"/>
    <w:rsid w:val="00AE5A5A"/>
    <w:rsid w:val="00AE67A7"/>
    <w:rsid w:val="00AF18F4"/>
    <w:rsid w:val="00AF1C18"/>
    <w:rsid w:val="00AF2AEE"/>
    <w:rsid w:val="00AF3956"/>
    <w:rsid w:val="00AF3992"/>
    <w:rsid w:val="00AF5AE4"/>
    <w:rsid w:val="00AF6723"/>
    <w:rsid w:val="00AF6BB4"/>
    <w:rsid w:val="00AF6F79"/>
    <w:rsid w:val="00AF7B94"/>
    <w:rsid w:val="00AF7BC4"/>
    <w:rsid w:val="00B0194E"/>
    <w:rsid w:val="00B0248E"/>
    <w:rsid w:val="00B03341"/>
    <w:rsid w:val="00B11D74"/>
    <w:rsid w:val="00B1247E"/>
    <w:rsid w:val="00B12B14"/>
    <w:rsid w:val="00B13C63"/>
    <w:rsid w:val="00B14353"/>
    <w:rsid w:val="00B14399"/>
    <w:rsid w:val="00B17634"/>
    <w:rsid w:val="00B20919"/>
    <w:rsid w:val="00B23A18"/>
    <w:rsid w:val="00B2488E"/>
    <w:rsid w:val="00B273E2"/>
    <w:rsid w:val="00B30EEE"/>
    <w:rsid w:val="00B31B40"/>
    <w:rsid w:val="00B31F97"/>
    <w:rsid w:val="00B323BD"/>
    <w:rsid w:val="00B32A13"/>
    <w:rsid w:val="00B32E0C"/>
    <w:rsid w:val="00B349CF"/>
    <w:rsid w:val="00B351D8"/>
    <w:rsid w:val="00B35820"/>
    <w:rsid w:val="00B35EA5"/>
    <w:rsid w:val="00B3700D"/>
    <w:rsid w:val="00B403E7"/>
    <w:rsid w:val="00B4211E"/>
    <w:rsid w:val="00B42C40"/>
    <w:rsid w:val="00B448D6"/>
    <w:rsid w:val="00B44972"/>
    <w:rsid w:val="00B44F44"/>
    <w:rsid w:val="00B4542A"/>
    <w:rsid w:val="00B45643"/>
    <w:rsid w:val="00B465EF"/>
    <w:rsid w:val="00B47393"/>
    <w:rsid w:val="00B50903"/>
    <w:rsid w:val="00B531FC"/>
    <w:rsid w:val="00B53C09"/>
    <w:rsid w:val="00B562AF"/>
    <w:rsid w:val="00B56B5B"/>
    <w:rsid w:val="00B57B00"/>
    <w:rsid w:val="00B57E03"/>
    <w:rsid w:val="00B61DA0"/>
    <w:rsid w:val="00B6338B"/>
    <w:rsid w:val="00B653AC"/>
    <w:rsid w:val="00B65A46"/>
    <w:rsid w:val="00B6755A"/>
    <w:rsid w:val="00B679C6"/>
    <w:rsid w:val="00B67A86"/>
    <w:rsid w:val="00B71BDF"/>
    <w:rsid w:val="00B72A9A"/>
    <w:rsid w:val="00B73D1B"/>
    <w:rsid w:val="00B74731"/>
    <w:rsid w:val="00B74A84"/>
    <w:rsid w:val="00B755B6"/>
    <w:rsid w:val="00B7713C"/>
    <w:rsid w:val="00B77223"/>
    <w:rsid w:val="00B777EF"/>
    <w:rsid w:val="00B8043B"/>
    <w:rsid w:val="00B828D4"/>
    <w:rsid w:val="00B8384E"/>
    <w:rsid w:val="00B876E7"/>
    <w:rsid w:val="00B90C03"/>
    <w:rsid w:val="00B922F2"/>
    <w:rsid w:val="00B92A97"/>
    <w:rsid w:val="00B93F0C"/>
    <w:rsid w:val="00B9433B"/>
    <w:rsid w:val="00B956BE"/>
    <w:rsid w:val="00B9692B"/>
    <w:rsid w:val="00B97BE6"/>
    <w:rsid w:val="00B97ED5"/>
    <w:rsid w:val="00BA0459"/>
    <w:rsid w:val="00BA227E"/>
    <w:rsid w:val="00BA413B"/>
    <w:rsid w:val="00BA535E"/>
    <w:rsid w:val="00BA5628"/>
    <w:rsid w:val="00BA57CA"/>
    <w:rsid w:val="00BA7BC9"/>
    <w:rsid w:val="00BA7BCA"/>
    <w:rsid w:val="00BB0F5F"/>
    <w:rsid w:val="00BB1BF9"/>
    <w:rsid w:val="00BB5275"/>
    <w:rsid w:val="00BB66EF"/>
    <w:rsid w:val="00BB6C80"/>
    <w:rsid w:val="00BB6D8E"/>
    <w:rsid w:val="00BB7A5B"/>
    <w:rsid w:val="00BC1C11"/>
    <w:rsid w:val="00BC5E4F"/>
    <w:rsid w:val="00BC68E0"/>
    <w:rsid w:val="00BC77D1"/>
    <w:rsid w:val="00BD400F"/>
    <w:rsid w:val="00BD655B"/>
    <w:rsid w:val="00BD7E95"/>
    <w:rsid w:val="00BE07B1"/>
    <w:rsid w:val="00BE1D77"/>
    <w:rsid w:val="00BE2824"/>
    <w:rsid w:val="00BE4A4B"/>
    <w:rsid w:val="00BE519D"/>
    <w:rsid w:val="00BE683E"/>
    <w:rsid w:val="00BE7A92"/>
    <w:rsid w:val="00BF094E"/>
    <w:rsid w:val="00BF2FFB"/>
    <w:rsid w:val="00BF30EB"/>
    <w:rsid w:val="00BF4B2E"/>
    <w:rsid w:val="00BF50E9"/>
    <w:rsid w:val="00C00D98"/>
    <w:rsid w:val="00C01CB4"/>
    <w:rsid w:val="00C049A7"/>
    <w:rsid w:val="00C054E5"/>
    <w:rsid w:val="00C16173"/>
    <w:rsid w:val="00C165B1"/>
    <w:rsid w:val="00C17E9E"/>
    <w:rsid w:val="00C205D6"/>
    <w:rsid w:val="00C21557"/>
    <w:rsid w:val="00C24B5D"/>
    <w:rsid w:val="00C25566"/>
    <w:rsid w:val="00C257AF"/>
    <w:rsid w:val="00C270FD"/>
    <w:rsid w:val="00C27538"/>
    <w:rsid w:val="00C30C42"/>
    <w:rsid w:val="00C31DC0"/>
    <w:rsid w:val="00C31DED"/>
    <w:rsid w:val="00C32284"/>
    <w:rsid w:val="00C3234D"/>
    <w:rsid w:val="00C32ED2"/>
    <w:rsid w:val="00C369B2"/>
    <w:rsid w:val="00C40125"/>
    <w:rsid w:val="00C457E8"/>
    <w:rsid w:val="00C458E8"/>
    <w:rsid w:val="00C45E79"/>
    <w:rsid w:val="00C45FC9"/>
    <w:rsid w:val="00C47B06"/>
    <w:rsid w:val="00C47FDD"/>
    <w:rsid w:val="00C50A2D"/>
    <w:rsid w:val="00C51775"/>
    <w:rsid w:val="00C51ED1"/>
    <w:rsid w:val="00C52342"/>
    <w:rsid w:val="00C5554D"/>
    <w:rsid w:val="00C56464"/>
    <w:rsid w:val="00C60472"/>
    <w:rsid w:val="00C61084"/>
    <w:rsid w:val="00C61874"/>
    <w:rsid w:val="00C62701"/>
    <w:rsid w:val="00C6341B"/>
    <w:rsid w:val="00C66046"/>
    <w:rsid w:val="00C73728"/>
    <w:rsid w:val="00C75B74"/>
    <w:rsid w:val="00C80CBE"/>
    <w:rsid w:val="00C90019"/>
    <w:rsid w:val="00C900AC"/>
    <w:rsid w:val="00C93C6D"/>
    <w:rsid w:val="00C948DB"/>
    <w:rsid w:val="00C95FF9"/>
    <w:rsid w:val="00C96BF9"/>
    <w:rsid w:val="00C97720"/>
    <w:rsid w:val="00C97DE9"/>
    <w:rsid w:val="00CA0D5A"/>
    <w:rsid w:val="00CA1D04"/>
    <w:rsid w:val="00CA214C"/>
    <w:rsid w:val="00CA26DC"/>
    <w:rsid w:val="00CA4A5A"/>
    <w:rsid w:val="00CA54D0"/>
    <w:rsid w:val="00CA56C8"/>
    <w:rsid w:val="00CA5839"/>
    <w:rsid w:val="00CA707E"/>
    <w:rsid w:val="00CA74D2"/>
    <w:rsid w:val="00CB0733"/>
    <w:rsid w:val="00CB1D7F"/>
    <w:rsid w:val="00CB1E32"/>
    <w:rsid w:val="00CB3480"/>
    <w:rsid w:val="00CB7417"/>
    <w:rsid w:val="00CB7880"/>
    <w:rsid w:val="00CB7CB0"/>
    <w:rsid w:val="00CB7F7D"/>
    <w:rsid w:val="00CC1281"/>
    <w:rsid w:val="00CC26BB"/>
    <w:rsid w:val="00CC4E98"/>
    <w:rsid w:val="00CC5C0B"/>
    <w:rsid w:val="00CC6712"/>
    <w:rsid w:val="00CD191B"/>
    <w:rsid w:val="00CD41E0"/>
    <w:rsid w:val="00CD5DD9"/>
    <w:rsid w:val="00CD6157"/>
    <w:rsid w:val="00CD7C1A"/>
    <w:rsid w:val="00CE04FD"/>
    <w:rsid w:val="00CE2213"/>
    <w:rsid w:val="00CE23E4"/>
    <w:rsid w:val="00CE4E6C"/>
    <w:rsid w:val="00CE55F8"/>
    <w:rsid w:val="00CE751A"/>
    <w:rsid w:val="00CF0D86"/>
    <w:rsid w:val="00CF319B"/>
    <w:rsid w:val="00CF3F0A"/>
    <w:rsid w:val="00CF46EE"/>
    <w:rsid w:val="00CF5946"/>
    <w:rsid w:val="00CF796E"/>
    <w:rsid w:val="00D004DD"/>
    <w:rsid w:val="00D01957"/>
    <w:rsid w:val="00D031D1"/>
    <w:rsid w:val="00D04527"/>
    <w:rsid w:val="00D05871"/>
    <w:rsid w:val="00D06D9D"/>
    <w:rsid w:val="00D105E0"/>
    <w:rsid w:val="00D106F2"/>
    <w:rsid w:val="00D119C1"/>
    <w:rsid w:val="00D14A5F"/>
    <w:rsid w:val="00D16081"/>
    <w:rsid w:val="00D16A4F"/>
    <w:rsid w:val="00D17E86"/>
    <w:rsid w:val="00D2136C"/>
    <w:rsid w:val="00D22CEB"/>
    <w:rsid w:val="00D22FB2"/>
    <w:rsid w:val="00D2372A"/>
    <w:rsid w:val="00D237D2"/>
    <w:rsid w:val="00D23BCC"/>
    <w:rsid w:val="00D24CCC"/>
    <w:rsid w:val="00D24FB5"/>
    <w:rsid w:val="00D268DD"/>
    <w:rsid w:val="00D27268"/>
    <w:rsid w:val="00D31BFF"/>
    <w:rsid w:val="00D34158"/>
    <w:rsid w:val="00D362D4"/>
    <w:rsid w:val="00D40E51"/>
    <w:rsid w:val="00D440AE"/>
    <w:rsid w:val="00D46D17"/>
    <w:rsid w:val="00D51194"/>
    <w:rsid w:val="00D517B0"/>
    <w:rsid w:val="00D51EF0"/>
    <w:rsid w:val="00D524CE"/>
    <w:rsid w:val="00D525BB"/>
    <w:rsid w:val="00D606AF"/>
    <w:rsid w:val="00D628B6"/>
    <w:rsid w:val="00D65823"/>
    <w:rsid w:val="00D661DA"/>
    <w:rsid w:val="00D673F8"/>
    <w:rsid w:val="00D73162"/>
    <w:rsid w:val="00D7391D"/>
    <w:rsid w:val="00D73CC0"/>
    <w:rsid w:val="00D8061F"/>
    <w:rsid w:val="00D815C7"/>
    <w:rsid w:val="00D82570"/>
    <w:rsid w:val="00D825C1"/>
    <w:rsid w:val="00D83390"/>
    <w:rsid w:val="00D83751"/>
    <w:rsid w:val="00D84717"/>
    <w:rsid w:val="00D85F76"/>
    <w:rsid w:val="00D87FC1"/>
    <w:rsid w:val="00D91AAA"/>
    <w:rsid w:val="00D926FB"/>
    <w:rsid w:val="00D93867"/>
    <w:rsid w:val="00D9432D"/>
    <w:rsid w:val="00D94D77"/>
    <w:rsid w:val="00D953D9"/>
    <w:rsid w:val="00D961AD"/>
    <w:rsid w:val="00DA0A82"/>
    <w:rsid w:val="00DA1432"/>
    <w:rsid w:val="00DA57A1"/>
    <w:rsid w:val="00DA6C37"/>
    <w:rsid w:val="00DA6E0F"/>
    <w:rsid w:val="00DB1574"/>
    <w:rsid w:val="00DB20C7"/>
    <w:rsid w:val="00DB3FA6"/>
    <w:rsid w:val="00DB44BD"/>
    <w:rsid w:val="00DB46FD"/>
    <w:rsid w:val="00DC1DD2"/>
    <w:rsid w:val="00DC4E61"/>
    <w:rsid w:val="00DC5266"/>
    <w:rsid w:val="00DC5CFA"/>
    <w:rsid w:val="00DC61CA"/>
    <w:rsid w:val="00DC7413"/>
    <w:rsid w:val="00DC7935"/>
    <w:rsid w:val="00DD0048"/>
    <w:rsid w:val="00DD067F"/>
    <w:rsid w:val="00DD11AC"/>
    <w:rsid w:val="00DD1390"/>
    <w:rsid w:val="00DD16AC"/>
    <w:rsid w:val="00DD25CE"/>
    <w:rsid w:val="00DD4EA8"/>
    <w:rsid w:val="00DD54FC"/>
    <w:rsid w:val="00DD55B5"/>
    <w:rsid w:val="00DE03D4"/>
    <w:rsid w:val="00DE0435"/>
    <w:rsid w:val="00DE19CE"/>
    <w:rsid w:val="00DE41B1"/>
    <w:rsid w:val="00DE5F3D"/>
    <w:rsid w:val="00DE606E"/>
    <w:rsid w:val="00DE6A9A"/>
    <w:rsid w:val="00DE6B75"/>
    <w:rsid w:val="00DE7FAC"/>
    <w:rsid w:val="00DF1ED8"/>
    <w:rsid w:val="00DF21E6"/>
    <w:rsid w:val="00DF5368"/>
    <w:rsid w:val="00DF5900"/>
    <w:rsid w:val="00DF6C93"/>
    <w:rsid w:val="00E0099C"/>
    <w:rsid w:val="00E00B0F"/>
    <w:rsid w:val="00E013D6"/>
    <w:rsid w:val="00E01529"/>
    <w:rsid w:val="00E01BF4"/>
    <w:rsid w:val="00E01D3C"/>
    <w:rsid w:val="00E02101"/>
    <w:rsid w:val="00E03186"/>
    <w:rsid w:val="00E047D4"/>
    <w:rsid w:val="00E0539F"/>
    <w:rsid w:val="00E056B0"/>
    <w:rsid w:val="00E05C4D"/>
    <w:rsid w:val="00E10829"/>
    <w:rsid w:val="00E1105F"/>
    <w:rsid w:val="00E120A1"/>
    <w:rsid w:val="00E14842"/>
    <w:rsid w:val="00E15038"/>
    <w:rsid w:val="00E15C97"/>
    <w:rsid w:val="00E16926"/>
    <w:rsid w:val="00E216DD"/>
    <w:rsid w:val="00E21EC1"/>
    <w:rsid w:val="00E22005"/>
    <w:rsid w:val="00E23255"/>
    <w:rsid w:val="00E237C4"/>
    <w:rsid w:val="00E2452F"/>
    <w:rsid w:val="00E32908"/>
    <w:rsid w:val="00E329DF"/>
    <w:rsid w:val="00E3705F"/>
    <w:rsid w:val="00E371E8"/>
    <w:rsid w:val="00E410C4"/>
    <w:rsid w:val="00E41855"/>
    <w:rsid w:val="00E42E5D"/>
    <w:rsid w:val="00E43E91"/>
    <w:rsid w:val="00E44E47"/>
    <w:rsid w:val="00E45F45"/>
    <w:rsid w:val="00E500C6"/>
    <w:rsid w:val="00E51181"/>
    <w:rsid w:val="00E52099"/>
    <w:rsid w:val="00E526D6"/>
    <w:rsid w:val="00E53BF2"/>
    <w:rsid w:val="00E54519"/>
    <w:rsid w:val="00E5772F"/>
    <w:rsid w:val="00E61075"/>
    <w:rsid w:val="00E63420"/>
    <w:rsid w:val="00E64C8E"/>
    <w:rsid w:val="00E65DBB"/>
    <w:rsid w:val="00E70E48"/>
    <w:rsid w:val="00E73FE6"/>
    <w:rsid w:val="00E75598"/>
    <w:rsid w:val="00E75934"/>
    <w:rsid w:val="00E75BB9"/>
    <w:rsid w:val="00E824A2"/>
    <w:rsid w:val="00E830F5"/>
    <w:rsid w:val="00E837AF"/>
    <w:rsid w:val="00E91284"/>
    <w:rsid w:val="00E912E8"/>
    <w:rsid w:val="00E91441"/>
    <w:rsid w:val="00E9592D"/>
    <w:rsid w:val="00E95FD0"/>
    <w:rsid w:val="00E971F0"/>
    <w:rsid w:val="00EA0FEB"/>
    <w:rsid w:val="00EA1A6A"/>
    <w:rsid w:val="00EA2CB6"/>
    <w:rsid w:val="00EA56FE"/>
    <w:rsid w:val="00EA641D"/>
    <w:rsid w:val="00EA6455"/>
    <w:rsid w:val="00EA74C6"/>
    <w:rsid w:val="00EB08B6"/>
    <w:rsid w:val="00EB2DB6"/>
    <w:rsid w:val="00EB2E4A"/>
    <w:rsid w:val="00EB3E4C"/>
    <w:rsid w:val="00EB4B21"/>
    <w:rsid w:val="00EB53C2"/>
    <w:rsid w:val="00EB6E7D"/>
    <w:rsid w:val="00EC00FE"/>
    <w:rsid w:val="00EC0AF3"/>
    <w:rsid w:val="00EC18A5"/>
    <w:rsid w:val="00EC1FC8"/>
    <w:rsid w:val="00EC31EC"/>
    <w:rsid w:val="00EC349C"/>
    <w:rsid w:val="00EC34B5"/>
    <w:rsid w:val="00EC4BA1"/>
    <w:rsid w:val="00EC62BA"/>
    <w:rsid w:val="00EC7047"/>
    <w:rsid w:val="00EC7A9E"/>
    <w:rsid w:val="00ED6280"/>
    <w:rsid w:val="00ED68D9"/>
    <w:rsid w:val="00EE27C2"/>
    <w:rsid w:val="00EE3915"/>
    <w:rsid w:val="00EE5532"/>
    <w:rsid w:val="00EE74DA"/>
    <w:rsid w:val="00EE7699"/>
    <w:rsid w:val="00EF0A9F"/>
    <w:rsid w:val="00EF369C"/>
    <w:rsid w:val="00EF5F79"/>
    <w:rsid w:val="00EF7958"/>
    <w:rsid w:val="00EF7C28"/>
    <w:rsid w:val="00F010C1"/>
    <w:rsid w:val="00F014C1"/>
    <w:rsid w:val="00F0260E"/>
    <w:rsid w:val="00F031A8"/>
    <w:rsid w:val="00F04913"/>
    <w:rsid w:val="00F0583C"/>
    <w:rsid w:val="00F07B99"/>
    <w:rsid w:val="00F102A4"/>
    <w:rsid w:val="00F13D94"/>
    <w:rsid w:val="00F143B0"/>
    <w:rsid w:val="00F14693"/>
    <w:rsid w:val="00F14E6A"/>
    <w:rsid w:val="00F161A8"/>
    <w:rsid w:val="00F210D1"/>
    <w:rsid w:val="00F2171F"/>
    <w:rsid w:val="00F25927"/>
    <w:rsid w:val="00F26A4F"/>
    <w:rsid w:val="00F27399"/>
    <w:rsid w:val="00F31446"/>
    <w:rsid w:val="00F32D06"/>
    <w:rsid w:val="00F3458D"/>
    <w:rsid w:val="00F35837"/>
    <w:rsid w:val="00F4042F"/>
    <w:rsid w:val="00F444B9"/>
    <w:rsid w:val="00F50ADF"/>
    <w:rsid w:val="00F50F62"/>
    <w:rsid w:val="00F51BA4"/>
    <w:rsid w:val="00F52877"/>
    <w:rsid w:val="00F538D6"/>
    <w:rsid w:val="00F5501D"/>
    <w:rsid w:val="00F55A2C"/>
    <w:rsid w:val="00F56730"/>
    <w:rsid w:val="00F5699E"/>
    <w:rsid w:val="00F6068A"/>
    <w:rsid w:val="00F61D44"/>
    <w:rsid w:val="00F62D90"/>
    <w:rsid w:val="00F6690B"/>
    <w:rsid w:val="00F67268"/>
    <w:rsid w:val="00F67336"/>
    <w:rsid w:val="00F71037"/>
    <w:rsid w:val="00F713D2"/>
    <w:rsid w:val="00F72797"/>
    <w:rsid w:val="00F72A5E"/>
    <w:rsid w:val="00F7406B"/>
    <w:rsid w:val="00F741F8"/>
    <w:rsid w:val="00F75418"/>
    <w:rsid w:val="00F762F6"/>
    <w:rsid w:val="00F76D5C"/>
    <w:rsid w:val="00F805D2"/>
    <w:rsid w:val="00F83198"/>
    <w:rsid w:val="00F8401F"/>
    <w:rsid w:val="00F842F1"/>
    <w:rsid w:val="00F85EA8"/>
    <w:rsid w:val="00F863F1"/>
    <w:rsid w:val="00F86A92"/>
    <w:rsid w:val="00F91BDB"/>
    <w:rsid w:val="00F91EEE"/>
    <w:rsid w:val="00F94D66"/>
    <w:rsid w:val="00F94E7E"/>
    <w:rsid w:val="00F95CB1"/>
    <w:rsid w:val="00F962C5"/>
    <w:rsid w:val="00F96BAA"/>
    <w:rsid w:val="00FA2531"/>
    <w:rsid w:val="00FA35A2"/>
    <w:rsid w:val="00FA4D01"/>
    <w:rsid w:val="00FA560F"/>
    <w:rsid w:val="00FB269C"/>
    <w:rsid w:val="00FB44B0"/>
    <w:rsid w:val="00FB5659"/>
    <w:rsid w:val="00FB683B"/>
    <w:rsid w:val="00FC0336"/>
    <w:rsid w:val="00FC1C47"/>
    <w:rsid w:val="00FC4D1E"/>
    <w:rsid w:val="00FC530E"/>
    <w:rsid w:val="00FC5B60"/>
    <w:rsid w:val="00FC61A6"/>
    <w:rsid w:val="00FD146F"/>
    <w:rsid w:val="00FD20FC"/>
    <w:rsid w:val="00FD46D1"/>
    <w:rsid w:val="00FD4DA9"/>
    <w:rsid w:val="00FD7676"/>
    <w:rsid w:val="00FE0CD4"/>
    <w:rsid w:val="00FE24F7"/>
    <w:rsid w:val="00FE2A9E"/>
    <w:rsid w:val="00FE2ABD"/>
    <w:rsid w:val="00FE39CC"/>
    <w:rsid w:val="00FE3C41"/>
    <w:rsid w:val="00FE69EB"/>
    <w:rsid w:val="00FE7013"/>
    <w:rsid w:val="00FE7FF9"/>
    <w:rsid w:val="00FF082D"/>
    <w:rsid w:val="00FF3D8D"/>
    <w:rsid w:val="00FF7090"/>
    <w:rsid w:val="00FF7EB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B7F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42C40"/>
  </w:style>
  <w:style w:type="paragraph" w:styleId="Heading3">
    <w:name w:val="heading 3"/>
    <w:basedOn w:val="Normal"/>
    <w:link w:val="Heading3Char"/>
    <w:uiPriority w:val="9"/>
    <w:qFormat/>
    <w:rsid w:val="002D4DC2"/>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427E4B"/>
  </w:style>
  <w:style w:type="character" w:styleId="Hyperlink">
    <w:name w:val="Hyperlink"/>
    <w:basedOn w:val="DefaultParagraphFont"/>
    <w:uiPriority w:val="99"/>
    <w:unhideWhenUsed/>
    <w:rsid w:val="00A360A7"/>
    <w:rPr>
      <w:color w:val="0563C1" w:themeColor="hyperlink"/>
      <w:u w:val="single"/>
    </w:rPr>
  </w:style>
  <w:style w:type="paragraph" w:styleId="ListParagraph">
    <w:name w:val="List Paragraph"/>
    <w:basedOn w:val="Normal"/>
    <w:uiPriority w:val="34"/>
    <w:qFormat/>
    <w:rsid w:val="00112E04"/>
    <w:pPr>
      <w:ind w:left="720"/>
      <w:contextualSpacing/>
    </w:pPr>
  </w:style>
  <w:style w:type="paragraph" w:styleId="NormalWeb">
    <w:name w:val="Normal (Web)"/>
    <w:basedOn w:val="Normal"/>
    <w:uiPriority w:val="99"/>
    <w:semiHidden/>
    <w:unhideWhenUsed/>
    <w:rsid w:val="00D84717"/>
    <w:pPr>
      <w:spacing w:before="100" w:beforeAutospacing="1" w:after="100" w:afterAutospacing="1"/>
    </w:pPr>
    <w:rPr>
      <w:rFonts w:ascii="Times New Roman" w:hAnsi="Times New Roman" w:cs="Times New Roman"/>
    </w:rPr>
  </w:style>
  <w:style w:type="paragraph" w:styleId="DocumentMap">
    <w:name w:val="Document Map"/>
    <w:basedOn w:val="Normal"/>
    <w:link w:val="DocumentMapChar"/>
    <w:uiPriority w:val="99"/>
    <w:semiHidden/>
    <w:unhideWhenUsed/>
    <w:rsid w:val="00EB4B21"/>
    <w:rPr>
      <w:rFonts w:ascii="Times New Roman" w:hAnsi="Times New Roman" w:cs="Times New Roman"/>
    </w:rPr>
  </w:style>
  <w:style w:type="character" w:customStyle="1" w:styleId="DocumentMapChar">
    <w:name w:val="Document Map Char"/>
    <w:basedOn w:val="DefaultParagraphFont"/>
    <w:link w:val="DocumentMap"/>
    <w:uiPriority w:val="99"/>
    <w:semiHidden/>
    <w:rsid w:val="00EB4B21"/>
    <w:rPr>
      <w:rFonts w:ascii="Times New Roman" w:hAnsi="Times New Roman" w:cs="Times New Roman"/>
    </w:rPr>
  </w:style>
  <w:style w:type="character" w:styleId="CommentReference">
    <w:name w:val="annotation reference"/>
    <w:basedOn w:val="DefaultParagraphFont"/>
    <w:uiPriority w:val="99"/>
    <w:semiHidden/>
    <w:unhideWhenUsed/>
    <w:rsid w:val="00C40125"/>
    <w:rPr>
      <w:sz w:val="18"/>
      <w:szCs w:val="18"/>
    </w:rPr>
  </w:style>
  <w:style w:type="paragraph" w:styleId="CommentText">
    <w:name w:val="annotation text"/>
    <w:basedOn w:val="Normal"/>
    <w:link w:val="CommentTextChar"/>
    <w:uiPriority w:val="99"/>
    <w:semiHidden/>
    <w:unhideWhenUsed/>
    <w:rsid w:val="00C40125"/>
  </w:style>
  <w:style w:type="character" w:customStyle="1" w:styleId="CommentTextChar">
    <w:name w:val="Comment Text Char"/>
    <w:basedOn w:val="DefaultParagraphFont"/>
    <w:link w:val="CommentText"/>
    <w:uiPriority w:val="99"/>
    <w:semiHidden/>
    <w:rsid w:val="00C40125"/>
  </w:style>
  <w:style w:type="paragraph" w:styleId="CommentSubject">
    <w:name w:val="annotation subject"/>
    <w:basedOn w:val="CommentText"/>
    <w:next w:val="CommentText"/>
    <w:link w:val="CommentSubjectChar"/>
    <w:uiPriority w:val="99"/>
    <w:semiHidden/>
    <w:unhideWhenUsed/>
    <w:rsid w:val="00C40125"/>
    <w:rPr>
      <w:b/>
      <w:bCs/>
      <w:sz w:val="20"/>
      <w:szCs w:val="20"/>
    </w:rPr>
  </w:style>
  <w:style w:type="character" w:customStyle="1" w:styleId="CommentSubjectChar">
    <w:name w:val="Comment Subject Char"/>
    <w:basedOn w:val="CommentTextChar"/>
    <w:link w:val="CommentSubject"/>
    <w:uiPriority w:val="99"/>
    <w:semiHidden/>
    <w:rsid w:val="00C40125"/>
    <w:rPr>
      <w:b/>
      <w:bCs/>
      <w:sz w:val="20"/>
      <w:szCs w:val="20"/>
    </w:rPr>
  </w:style>
  <w:style w:type="paragraph" w:styleId="BalloonText">
    <w:name w:val="Balloon Text"/>
    <w:basedOn w:val="Normal"/>
    <w:link w:val="BalloonTextChar"/>
    <w:uiPriority w:val="99"/>
    <w:semiHidden/>
    <w:unhideWhenUsed/>
    <w:rsid w:val="00C401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40125"/>
    <w:rPr>
      <w:rFonts w:ascii="Times New Roman" w:hAnsi="Times New Roman" w:cs="Times New Roman"/>
      <w:sz w:val="18"/>
      <w:szCs w:val="18"/>
    </w:rPr>
  </w:style>
  <w:style w:type="paragraph" w:styleId="Revision">
    <w:name w:val="Revision"/>
    <w:hidden/>
    <w:uiPriority w:val="99"/>
    <w:semiHidden/>
    <w:rsid w:val="00C40125"/>
  </w:style>
  <w:style w:type="paragraph" w:customStyle="1" w:styleId="EndNoteBibliographyTitle">
    <w:name w:val="EndNote Bibliography Title"/>
    <w:basedOn w:val="Normal"/>
    <w:rsid w:val="008A5370"/>
    <w:pPr>
      <w:jc w:val="center"/>
    </w:pPr>
    <w:rPr>
      <w:rFonts w:ascii="Calibri" w:hAnsi="Calibri" w:cs="Calibri"/>
    </w:rPr>
  </w:style>
  <w:style w:type="paragraph" w:customStyle="1" w:styleId="EndNoteBibliography">
    <w:name w:val="EndNote Bibliography"/>
    <w:basedOn w:val="Normal"/>
    <w:rsid w:val="008A5370"/>
    <w:rPr>
      <w:rFonts w:ascii="Calibri" w:hAnsi="Calibri" w:cs="Calibri"/>
    </w:rPr>
  </w:style>
  <w:style w:type="character" w:customStyle="1" w:styleId="apple-converted-space">
    <w:name w:val="apple-converted-space"/>
    <w:basedOn w:val="DefaultParagraphFont"/>
    <w:rsid w:val="007226A7"/>
  </w:style>
  <w:style w:type="character" w:customStyle="1" w:styleId="Heading3Char">
    <w:name w:val="Heading 3 Char"/>
    <w:basedOn w:val="DefaultParagraphFont"/>
    <w:link w:val="Heading3"/>
    <w:uiPriority w:val="9"/>
    <w:rsid w:val="002D4DC2"/>
    <w:rPr>
      <w:rFonts w:ascii="Times New Roman" w:eastAsia="Times New Roman" w:hAnsi="Times New Roman" w:cs="Times New Roman"/>
      <w:b/>
      <w:bCs/>
      <w:sz w:val="27"/>
      <w:szCs w:val="27"/>
    </w:rPr>
  </w:style>
  <w:style w:type="character" w:styleId="Strong">
    <w:name w:val="Strong"/>
    <w:basedOn w:val="DefaultParagraphFont"/>
    <w:uiPriority w:val="22"/>
    <w:qFormat/>
    <w:rsid w:val="002D4DC2"/>
    <w:rPr>
      <w:b/>
      <w:bCs/>
    </w:rPr>
  </w:style>
  <w:style w:type="paragraph" w:customStyle="1" w:styleId="norm">
    <w:name w:val="norm"/>
    <w:basedOn w:val="Normal"/>
    <w:rsid w:val="002D4DC2"/>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45FC9"/>
    <w:rPr>
      <w:i/>
      <w:iCs/>
    </w:rPr>
  </w:style>
  <w:style w:type="table" w:styleId="TableGrid">
    <w:name w:val="Table Grid"/>
    <w:basedOn w:val="TableNormal"/>
    <w:uiPriority w:val="39"/>
    <w:rsid w:val="005241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rsid w:val="00DE6B75"/>
    <w:rPr>
      <w:color w:val="808080"/>
      <w:shd w:val="clear" w:color="auto" w:fill="E6E6E6"/>
    </w:rPr>
  </w:style>
  <w:style w:type="paragraph" w:styleId="HTMLPreformatted">
    <w:name w:val="HTML Preformatted"/>
    <w:basedOn w:val="Normal"/>
    <w:link w:val="HTMLPreformattedChar"/>
    <w:uiPriority w:val="99"/>
    <w:unhideWhenUsed/>
    <w:rsid w:val="006A6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A6F5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91441"/>
    <w:rPr>
      <w:color w:val="954F72" w:themeColor="followedHyperlink"/>
      <w:u w:val="single"/>
    </w:rPr>
  </w:style>
  <w:style w:type="character" w:customStyle="1" w:styleId="UnresolvedMention2">
    <w:name w:val="Unresolved Mention2"/>
    <w:basedOn w:val="DefaultParagraphFont"/>
    <w:uiPriority w:val="99"/>
    <w:rsid w:val="00BE519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5808">
      <w:bodyDiv w:val="1"/>
      <w:marLeft w:val="0"/>
      <w:marRight w:val="0"/>
      <w:marTop w:val="0"/>
      <w:marBottom w:val="0"/>
      <w:divBdr>
        <w:top w:val="none" w:sz="0" w:space="0" w:color="auto"/>
        <w:left w:val="none" w:sz="0" w:space="0" w:color="auto"/>
        <w:bottom w:val="none" w:sz="0" w:space="0" w:color="auto"/>
        <w:right w:val="none" w:sz="0" w:space="0" w:color="auto"/>
      </w:divBdr>
    </w:div>
    <w:div w:id="97221471">
      <w:bodyDiv w:val="1"/>
      <w:marLeft w:val="0"/>
      <w:marRight w:val="0"/>
      <w:marTop w:val="0"/>
      <w:marBottom w:val="0"/>
      <w:divBdr>
        <w:top w:val="none" w:sz="0" w:space="0" w:color="auto"/>
        <w:left w:val="none" w:sz="0" w:space="0" w:color="auto"/>
        <w:bottom w:val="none" w:sz="0" w:space="0" w:color="auto"/>
        <w:right w:val="none" w:sz="0" w:space="0" w:color="auto"/>
      </w:divBdr>
    </w:div>
    <w:div w:id="128134279">
      <w:bodyDiv w:val="1"/>
      <w:marLeft w:val="0"/>
      <w:marRight w:val="0"/>
      <w:marTop w:val="0"/>
      <w:marBottom w:val="0"/>
      <w:divBdr>
        <w:top w:val="none" w:sz="0" w:space="0" w:color="auto"/>
        <w:left w:val="none" w:sz="0" w:space="0" w:color="auto"/>
        <w:bottom w:val="none" w:sz="0" w:space="0" w:color="auto"/>
        <w:right w:val="none" w:sz="0" w:space="0" w:color="auto"/>
      </w:divBdr>
    </w:div>
    <w:div w:id="199362326">
      <w:bodyDiv w:val="1"/>
      <w:marLeft w:val="0"/>
      <w:marRight w:val="0"/>
      <w:marTop w:val="0"/>
      <w:marBottom w:val="0"/>
      <w:divBdr>
        <w:top w:val="none" w:sz="0" w:space="0" w:color="auto"/>
        <w:left w:val="none" w:sz="0" w:space="0" w:color="auto"/>
        <w:bottom w:val="none" w:sz="0" w:space="0" w:color="auto"/>
        <w:right w:val="none" w:sz="0" w:space="0" w:color="auto"/>
      </w:divBdr>
    </w:div>
    <w:div w:id="219945555">
      <w:bodyDiv w:val="1"/>
      <w:marLeft w:val="0"/>
      <w:marRight w:val="0"/>
      <w:marTop w:val="0"/>
      <w:marBottom w:val="0"/>
      <w:divBdr>
        <w:top w:val="none" w:sz="0" w:space="0" w:color="auto"/>
        <w:left w:val="none" w:sz="0" w:space="0" w:color="auto"/>
        <w:bottom w:val="none" w:sz="0" w:space="0" w:color="auto"/>
        <w:right w:val="none" w:sz="0" w:space="0" w:color="auto"/>
      </w:divBdr>
    </w:div>
    <w:div w:id="261379179">
      <w:bodyDiv w:val="1"/>
      <w:marLeft w:val="0"/>
      <w:marRight w:val="0"/>
      <w:marTop w:val="0"/>
      <w:marBottom w:val="0"/>
      <w:divBdr>
        <w:top w:val="none" w:sz="0" w:space="0" w:color="auto"/>
        <w:left w:val="none" w:sz="0" w:space="0" w:color="auto"/>
        <w:bottom w:val="none" w:sz="0" w:space="0" w:color="auto"/>
        <w:right w:val="none" w:sz="0" w:space="0" w:color="auto"/>
      </w:divBdr>
    </w:div>
    <w:div w:id="458650682">
      <w:bodyDiv w:val="1"/>
      <w:marLeft w:val="0"/>
      <w:marRight w:val="0"/>
      <w:marTop w:val="0"/>
      <w:marBottom w:val="0"/>
      <w:divBdr>
        <w:top w:val="none" w:sz="0" w:space="0" w:color="auto"/>
        <w:left w:val="none" w:sz="0" w:space="0" w:color="auto"/>
        <w:bottom w:val="none" w:sz="0" w:space="0" w:color="auto"/>
        <w:right w:val="none" w:sz="0" w:space="0" w:color="auto"/>
      </w:divBdr>
    </w:div>
    <w:div w:id="688679545">
      <w:bodyDiv w:val="1"/>
      <w:marLeft w:val="0"/>
      <w:marRight w:val="0"/>
      <w:marTop w:val="0"/>
      <w:marBottom w:val="0"/>
      <w:divBdr>
        <w:top w:val="none" w:sz="0" w:space="0" w:color="auto"/>
        <w:left w:val="none" w:sz="0" w:space="0" w:color="auto"/>
        <w:bottom w:val="none" w:sz="0" w:space="0" w:color="auto"/>
        <w:right w:val="none" w:sz="0" w:space="0" w:color="auto"/>
      </w:divBdr>
    </w:div>
    <w:div w:id="764693097">
      <w:bodyDiv w:val="1"/>
      <w:marLeft w:val="0"/>
      <w:marRight w:val="0"/>
      <w:marTop w:val="0"/>
      <w:marBottom w:val="0"/>
      <w:divBdr>
        <w:top w:val="none" w:sz="0" w:space="0" w:color="auto"/>
        <w:left w:val="none" w:sz="0" w:space="0" w:color="auto"/>
        <w:bottom w:val="none" w:sz="0" w:space="0" w:color="auto"/>
        <w:right w:val="none" w:sz="0" w:space="0" w:color="auto"/>
      </w:divBdr>
    </w:div>
    <w:div w:id="792141948">
      <w:bodyDiv w:val="1"/>
      <w:marLeft w:val="0"/>
      <w:marRight w:val="0"/>
      <w:marTop w:val="0"/>
      <w:marBottom w:val="0"/>
      <w:divBdr>
        <w:top w:val="none" w:sz="0" w:space="0" w:color="auto"/>
        <w:left w:val="none" w:sz="0" w:space="0" w:color="auto"/>
        <w:bottom w:val="none" w:sz="0" w:space="0" w:color="auto"/>
        <w:right w:val="none" w:sz="0" w:space="0" w:color="auto"/>
      </w:divBdr>
    </w:div>
    <w:div w:id="879047579">
      <w:bodyDiv w:val="1"/>
      <w:marLeft w:val="0"/>
      <w:marRight w:val="0"/>
      <w:marTop w:val="0"/>
      <w:marBottom w:val="0"/>
      <w:divBdr>
        <w:top w:val="none" w:sz="0" w:space="0" w:color="auto"/>
        <w:left w:val="none" w:sz="0" w:space="0" w:color="auto"/>
        <w:bottom w:val="none" w:sz="0" w:space="0" w:color="auto"/>
        <w:right w:val="none" w:sz="0" w:space="0" w:color="auto"/>
      </w:divBdr>
    </w:div>
    <w:div w:id="950743673">
      <w:bodyDiv w:val="1"/>
      <w:marLeft w:val="0"/>
      <w:marRight w:val="0"/>
      <w:marTop w:val="0"/>
      <w:marBottom w:val="0"/>
      <w:divBdr>
        <w:top w:val="none" w:sz="0" w:space="0" w:color="auto"/>
        <w:left w:val="none" w:sz="0" w:space="0" w:color="auto"/>
        <w:bottom w:val="none" w:sz="0" w:space="0" w:color="auto"/>
        <w:right w:val="none" w:sz="0" w:space="0" w:color="auto"/>
      </w:divBdr>
    </w:div>
    <w:div w:id="1000814475">
      <w:bodyDiv w:val="1"/>
      <w:marLeft w:val="0"/>
      <w:marRight w:val="0"/>
      <w:marTop w:val="0"/>
      <w:marBottom w:val="0"/>
      <w:divBdr>
        <w:top w:val="none" w:sz="0" w:space="0" w:color="auto"/>
        <w:left w:val="none" w:sz="0" w:space="0" w:color="auto"/>
        <w:bottom w:val="none" w:sz="0" w:space="0" w:color="auto"/>
        <w:right w:val="none" w:sz="0" w:space="0" w:color="auto"/>
      </w:divBdr>
    </w:div>
    <w:div w:id="1009718048">
      <w:bodyDiv w:val="1"/>
      <w:marLeft w:val="0"/>
      <w:marRight w:val="0"/>
      <w:marTop w:val="0"/>
      <w:marBottom w:val="0"/>
      <w:divBdr>
        <w:top w:val="none" w:sz="0" w:space="0" w:color="auto"/>
        <w:left w:val="none" w:sz="0" w:space="0" w:color="auto"/>
        <w:bottom w:val="none" w:sz="0" w:space="0" w:color="auto"/>
        <w:right w:val="none" w:sz="0" w:space="0" w:color="auto"/>
      </w:divBdr>
    </w:div>
    <w:div w:id="1138448996">
      <w:bodyDiv w:val="1"/>
      <w:marLeft w:val="0"/>
      <w:marRight w:val="0"/>
      <w:marTop w:val="0"/>
      <w:marBottom w:val="0"/>
      <w:divBdr>
        <w:top w:val="none" w:sz="0" w:space="0" w:color="auto"/>
        <w:left w:val="none" w:sz="0" w:space="0" w:color="auto"/>
        <w:bottom w:val="none" w:sz="0" w:space="0" w:color="auto"/>
        <w:right w:val="none" w:sz="0" w:space="0" w:color="auto"/>
      </w:divBdr>
    </w:div>
    <w:div w:id="1217156161">
      <w:bodyDiv w:val="1"/>
      <w:marLeft w:val="0"/>
      <w:marRight w:val="0"/>
      <w:marTop w:val="0"/>
      <w:marBottom w:val="0"/>
      <w:divBdr>
        <w:top w:val="none" w:sz="0" w:space="0" w:color="auto"/>
        <w:left w:val="none" w:sz="0" w:space="0" w:color="auto"/>
        <w:bottom w:val="none" w:sz="0" w:space="0" w:color="auto"/>
        <w:right w:val="none" w:sz="0" w:space="0" w:color="auto"/>
      </w:divBdr>
    </w:div>
    <w:div w:id="1471361159">
      <w:bodyDiv w:val="1"/>
      <w:marLeft w:val="0"/>
      <w:marRight w:val="0"/>
      <w:marTop w:val="0"/>
      <w:marBottom w:val="0"/>
      <w:divBdr>
        <w:top w:val="none" w:sz="0" w:space="0" w:color="auto"/>
        <w:left w:val="none" w:sz="0" w:space="0" w:color="auto"/>
        <w:bottom w:val="none" w:sz="0" w:space="0" w:color="auto"/>
        <w:right w:val="none" w:sz="0" w:space="0" w:color="auto"/>
      </w:divBdr>
    </w:div>
    <w:div w:id="1497725668">
      <w:bodyDiv w:val="1"/>
      <w:marLeft w:val="0"/>
      <w:marRight w:val="0"/>
      <w:marTop w:val="0"/>
      <w:marBottom w:val="0"/>
      <w:divBdr>
        <w:top w:val="none" w:sz="0" w:space="0" w:color="auto"/>
        <w:left w:val="none" w:sz="0" w:space="0" w:color="auto"/>
        <w:bottom w:val="none" w:sz="0" w:space="0" w:color="auto"/>
        <w:right w:val="none" w:sz="0" w:space="0" w:color="auto"/>
      </w:divBdr>
    </w:div>
    <w:div w:id="1530529764">
      <w:bodyDiv w:val="1"/>
      <w:marLeft w:val="0"/>
      <w:marRight w:val="0"/>
      <w:marTop w:val="0"/>
      <w:marBottom w:val="0"/>
      <w:divBdr>
        <w:top w:val="none" w:sz="0" w:space="0" w:color="auto"/>
        <w:left w:val="none" w:sz="0" w:space="0" w:color="auto"/>
        <w:bottom w:val="none" w:sz="0" w:space="0" w:color="auto"/>
        <w:right w:val="none" w:sz="0" w:space="0" w:color="auto"/>
      </w:divBdr>
    </w:div>
    <w:div w:id="1542864397">
      <w:bodyDiv w:val="1"/>
      <w:marLeft w:val="0"/>
      <w:marRight w:val="0"/>
      <w:marTop w:val="0"/>
      <w:marBottom w:val="0"/>
      <w:divBdr>
        <w:top w:val="none" w:sz="0" w:space="0" w:color="auto"/>
        <w:left w:val="none" w:sz="0" w:space="0" w:color="auto"/>
        <w:bottom w:val="none" w:sz="0" w:space="0" w:color="auto"/>
        <w:right w:val="none" w:sz="0" w:space="0" w:color="auto"/>
      </w:divBdr>
    </w:div>
    <w:div w:id="1787306298">
      <w:bodyDiv w:val="1"/>
      <w:marLeft w:val="0"/>
      <w:marRight w:val="0"/>
      <w:marTop w:val="0"/>
      <w:marBottom w:val="0"/>
      <w:divBdr>
        <w:top w:val="none" w:sz="0" w:space="0" w:color="auto"/>
        <w:left w:val="none" w:sz="0" w:space="0" w:color="auto"/>
        <w:bottom w:val="none" w:sz="0" w:space="0" w:color="auto"/>
        <w:right w:val="none" w:sz="0" w:space="0" w:color="auto"/>
      </w:divBdr>
    </w:div>
    <w:div w:id="1806242834">
      <w:bodyDiv w:val="1"/>
      <w:marLeft w:val="0"/>
      <w:marRight w:val="0"/>
      <w:marTop w:val="0"/>
      <w:marBottom w:val="0"/>
      <w:divBdr>
        <w:top w:val="none" w:sz="0" w:space="0" w:color="auto"/>
        <w:left w:val="none" w:sz="0" w:space="0" w:color="auto"/>
        <w:bottom w:val="none" w:sz="0" w:space="0" w:color="auto"/>
        <w:right w:val="none" w:sz="0" w:space="0" w:color="auto"/>
      </w:divBdr>
    </w:div>
    <w:div w:id="1890874718">
      <w:bodyDiv w:val="1"/>
      <w:marLeft w:val="0"/>
      <w:marRight w:val="0"/>
      <w:marTop w:val="0"/>
      <w:marBottom w:val="0"/>
      <w:divBdr>
        <w:top w:val="none" w:sz="0" w:space="0" w:color="auto"/>
        <w:left w:val="none" w:sz="0" w:space="0" w:color="auto"/>
        <w:bottom w:val="none" w:sz="0" w:space="0" w:color="auto"/>
        <w:right w:val="none" w:sz="0" w:space="0" w:color="auto"/>
      </w:divBdr>
    </w:div>
    <w:div w:id="1913615354">
      <w:bodyDiv w:val="1"/>
      <w:marLeft w:val="0"/>
      <w:marRight w:val="0"/>
      <w:marTop w:val="0"/>
      <w:marBottom w:val="0"/>
      <w:divBdr>
        <w:top w:val="none" w:sz="0" w:space="0" w:color="auto"/>
        <w:left w:val="none" w:sz="0" w:space="0" w:color="auto"/>
        <w:bottom w:val="none" w:sz="0" w:space="0" w:color="auto"/>
        <w:right w:val="none" w:sz="0" w:space="0" w:color="auto"/>
      </w:divBdr>
    </w:div>
    <w:div w:id="1913807436">
      <w:bodyDiv w:val="1"/>
      <w:marLeft w:val="0"/>
      <w:marRight w:val="0"/>
      <w:marTop w:val="0"/>
      <w:marBottom w:val="0"/>
      <w:divBdr>
        <w:top w:val="none" w:sz="0" w:space="0" w:color="auto"/>
        <w:left w:val="none" w:sz="0" w:space="0" w:color="auto"/>
        <w:bottom w:val="none" w:sz="0" w:space="0" w:color="auto"/>
        <w:right w:val="none" w:sz="0" w:space="0" w:color="auto"/>
      </w:divBdr>
    </w:div>
    <w:div w:id="2019846150">
      <w:bodyDiv w:val="1"/>
      <w:marLeft w:val="0"/>
      <w:marRight w:val="0"/>
      <w:marTop w:val="0"/>
      <w:marBottom w:val="0"/>
      <w:divBdr>
        <w:top w:val="none" w:sz="0" w:space="0" w:color="auto"/>
        <w:left w:val="none" w:sz="0" w:space="0" w:color="auto"/>
        <w:bottom w:val="none" w:sz="0" w:space="0" w:color="auto"/>
        <w:right w:val="none" w:sz="0" w:space="0" w:color="auto"/>
      </w:divBdr>
    </w:div>
    <w:div w:id="2121874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merenlab.org/2014/08/16/installing-the-oligotyping-pipeline/" TargetMode="External"/><Relationship Id="rId5" Type="http://schemas.openxmlformats.org/officeDocument/2006/relationships/hyperlink" Target="http://www.nature.com/authors/editorial_policies/competing.html" TargetMode="External"/><Relationship Id="rId15" Type="http://schemas.openxmlformats.org/officeDocument/2006/relationships/image" Target="media/image4.emf"/><Relationship Id="rId10" Type="http://schemas.openxmlformats.org/officeDocument/2006/relationships/hyperlink" Target="https://github.com/Ravel-Laboratory/speciateIT)" TargetMode="External"/><Relationship Id="rId19" Type="http://schemas.microsoft.com/office/2011/relationships/people" Target="peop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12</Pages>
  <Words>5389</Words>
  <Characters>30720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Holm, Johanna</dc:creator>
  <cp:keywords/>
  <cp:lastModifiedBy>Gajer, Pawel</cp:lastModifiedBy>
  <cp:revision>16</cp:revision>
  <cp:lastPrinted>2018-03-20T13:17:00Z</cp:lastPrinted>
  <dcterms:created xsi:type="dcterms:W3CDTF">2022-05-26T15:38:00Z</dcterms:created>
  <dcterms:modified xsi:type="dcterms:W3CDTF">2022-05-26T20:36:00Z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citations="10" publications="9"/&gt;&lt;/info&gt;PAPERS2_INFO_END</vt:lpwstr>
  </property>
</Properties>
</file>